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979C8B" w14:textId="32FA15B2" w:rsidR="004D35D1" w:rsidRPr="00E97C61" w:rsidRDefault="00B24715" w:rsidP="00E97C61">
      <w:pPr>
        <w:spacing w:line="480" w:lineRule="auto"/>
        <w:jc w:val="center"/>
        <w:outlineLvl w:val="0"/>
        <w:rPr>
          <w:rFonts w:ascii="Times New Roman" w:eastAsia="STHupo" w:hAnsi="Times New Roman" w:cs="Times New Roman"/>
          <w:b/>
        </w:rPr>
      </w:pPr>
      <w:customXmlInsRangeStart w:id="0" w:author="Zach Lessig" w:date="2019-02-08T13:17:00Z"/>
      <w:sdt>
        <w:sdtPr>
          <w:rPr>
            <w:rFonts w:ascii="Times New Roman" w:eastAsia="STHupo" w:hAnsi="Times New Roman" w:cs="Times New Roman"/>
            <w:b/>
          </w:rPr>
          <w:id w:val="-902362518"/>
          <w:citation/>
        </w:sdtPr>
        <w:sdtContent>
          <w:customXmlInsRangeEnd w:id="0"/>
          <w:ins w:id="1" w:author="Zach Lessig" w:date="2019-02-08T13:17:00Z">
            <w:r>
              <w:rPr>
                <w:rFonts w:ascii="Times New Roman" w:eastAsia="STHupo" w:hAnsi="Times New Roman" w:cs="Times New Roman"/>
                <w:b/>
              </w:rPr>
              <w:fldChar w:fldCharType="begin"/>
            </w:r>
            <w:r>
              <w:rPr>
                <w:rFonts w:ascii="Times New Roman" w:eastAsia="STHupo" w:hAnsi="Times New Roman" w:cs="Times New Roman"/>
                <w:b/>
              </w:rPr>
              <w:instrText xml:space="preserve"> CITATION Wei02 \l 1033 </w:instrText>
            </w:r>
          </w:ins>
          <w:r>
            <w:rPr>
              <w:rFonts w:ascii="Times New Roman" w:eastAsia="STHupo" w:hAnsi="Times New Roman" w:cs="Times New Roman"/>
              <w:b/>
            </w:rPr>
            <w:fldChar w:fldCharType="separate"/>
          </w:r>
          <w:ins w:id="2" w:author="Zach Lessig" w:date="2019-02-08T13:17:00Z">
            <w:r w:rsidRPr="00B24715">
              <w:rPr>
                <w:rFonts w:ascii="Times New Roman" w:eastAsia="STHupo" w:hAnsi="Times New Roman" w:cs="Times New Roman"/>
                <w:noProof/>
                <w:rPrChange w:id="3" w:author="Zach Lessig" w:date="2019-02-08T13:17:00Z">
                  <w:rPr/>
                </w:rPrChange>
              </w:rPr>
              <w:t>(Weigel, Peterson, &amp; Spruell, 2002)</w:t>
            </w:r>
            <w:r>
              <w:rPr>
                <w:rFonts w:ascii="Times New Roman" w:eastAsia="STHupo" w:hAnsi="Times New Roman" w:cs="Times New Roman"/>
                <w:b/>
              </w:rPr>
              <w:fldChar w:fldCharType="end"/>
            </w:r>
          </w:ins>
          <w:customXmlInsRangeStart w:id="4" w:author="Zach Lessig" w:date="2019-02-08T13:17:00Z"/>
        </w:sdtContent>
      </w:sdt>
      <w:customXmlInsRangeEnd w:id="4"/>
      <w:commentRangeStart w:id="5"/>
      <w:r w:rsidR="007C668A" w:rsidRPr="00E97C61">
        <w:rPr>
          <w:rFonts w:ascii="Times New Roman" w:eastAsia="STHupo" w:hAnsi="Times New Roman" w:cs="Times New Roman"/>
          <w:b/>
        </w:rPr>
        <w:t>Methods</w:t>
      </w:r>
      <w:r w:rsidR="00F979D4" w:rsidRPr="00E97C61">
        <w:rPr>
          <w:rFonts w:ascii="Times New Roman" w:eastAsia="STHupo" w:hAnsi="Times New Roman" w:cs="Times New Roman"/>
          <w:b/>
        </w:rPr>
        <w:t xml:space="preserve"> </w:t>
      </w:r>
    </w:p>
    <w:p w14:paraId="0F5D6CC5" w14:textId="710BF2B2" w:rsidR="00BD686F" w:rsidRPr="00E97C61" w:rsidRDefault="00B13473" w:rsidP="00E97C61">
      <w:pPr>
        <w:spacing w:line="480" w:lineRule="auto"/>
        <w:jc w:val="center"/>
        <w:outlineLvl w:val="0"/>
        <w:rPr>
          <w:rFonts w:ascii="Times New Roman" w:eastAsia="STHupo" w:hAnsi="Times New Roman" w:cs="Times New Roman"/>
          <w:u w:val="single"/>
          <w:rPrChange w:id="6" w:author="Zach Lessig" w:date="2019-02-08T12:55:00Z">
            <w:rPr>
              <w:rFonts w:ascii="Times New Roman" w:eastAsia="STHupo" w:hAnsi="Times New Roman" w:cs="Times New Roman"/>
              <w:b/>
            </w:rPr>
          </w:rPrChange>
        </w:rPr>
      </w:pPr>
      <w:r w:rsidRPr="00E97C61">
        <w:rPr>
          <w:rFonts w:ascii="Times New Roman" w:eastAsia="STHupo" w:hAnsi="Times New Roman" w:cs="Times New Roman"/>
          <w:u w:val="single"/>
          <w:rPrChange w:id="7" w:author="Zach Lessig" w:date="2019-02-08T12:55:00Z">
            <w:rPr>
              <w:rFonts w:ascii="Times New Roman" w:eastAsia="STHupo" w:hAnsi="Times New Roman" w:cs="Times New Roman"/>
              <w:b/>
            </w:rPr>
          </w:rPrChange>
        </w:rPr>
        <w:t xml:space="preserve">Study </w:t>
      </w:r>
      <w:ins w:id="8" w:author="Clay Arango" w:date="2019-01-23T11:53:00Z">
        <w:r w:rsidR="00E56E9D" w:rsidRPr="00E97C61">
          <w:rPr>
            <w:rFonts w:ascii="Times New Roman" w:eastAsia="STHupo" w:hAnsi="Times New Roman" w:cs="Times New Roman"/>
            <w:u w:val="single"/>
            <w:rPrChange w:id="9" w:author="Zach Lessig" w:date="2019-02-08T12:55:00Z">
              <w:rPr>
                <w:rFonts w:ascii="Times New Roman" w:eastAsia="STHupo" w:hAnsi="Times New Roman" w:cs="Times New Roman"/>
                <w:b/>
              </w:rPr>
            </w:rPrChange>
          </w:rPr>
          <w:t>Design</w:t>
        </w:r>
      </w:ins>
      <w:del w:id="10" w:author="Clay Arango" w:date="2019-01-23T11:53:00Z">
        <w:r w:rsidRPr="00E97C61" w:rsidDel="00E56E9D">
          <w:rPr>
            <w:rFonts w:ascii="Times New Roman" w:eastAsia="STHupo" w:hAnsi="Times New Roman" w:cs="Times New Roman"/>
            <w:u w:val="single"/>
            <w:rPrChange w:id="11" w:author="Zach Lessig" w:date="2019-02-08T12:55:00Z">
              <w:rPr>
                <w:rFonts w:ascii="Times New Roman" w:eastAsia="STHupo" w:hAnsi="Times New Roman" w:cs="Times New Roman"/>
                <w:b/>
              </w:rPr>
            </w:rPrChange>
          </w:rPr>
          <w:delText>Sites</w:delText>
        </w:r>
        <w:commentRangeEnd w:id="5"/>
        <w:r w:rsidR="003A1CD7" w:rsidRPr="00E97C61" w:rsidDel="00E56E9D">
          <w:rPr>
            <w:rStyle w:val="CommentReference"/>
            <w:rFonts w:ascii="Times New Roman" w:hAnsi="Times New Roman" w:cs="Times New Roman"/>
            <w:sz w:val="24"/>
            <w:szCs w:val="24"/>
            <w:u w:val="single"/>
            <w:rPrChange w:id="12" w:author="Zach Lessig" w:date="2019-02-08T12:55:00Z">
              <w:rPr>
                <w:rStyle w:val="CommentReference"/>
              </w:rPr>
            </w:rPrChange>
          </w:rPr>
          <w:commentReference w:id="5"/>
        </w:r>
      </w:del>
    </w:p>
    <w:p w14:paraId="1128D791" w14:textId="5EE57C74" w:rsidR="00A46D75" w:rsidRPr="00E97C61" w:rsidRDefault="00E97C61">
      <w:pPr>
        <w:keepNext/>
        <w:spacing w:line="480" w:lineRule="auto"/>
        <w:rPr>
          <w:ins w:id="13" w:author="Zach Lessig" w:date="2019-01-28T13:40:00Z"/>
          <w:rFonts w:ascii="Times New Roman" w:hAnsi="Times New Roman" w:cs="Times New Roman"/>
          <w:rPrChange w:id="14" w:author="Zach Lessig" w:date="2019-02-08T12:55:00Z">
            <w:rPr>
              <w:ins w:id="15" w:author="Zach Lessig" w:date="2019-01-28T13:40:00Z"/>
            </w:rPr>
          </w:rPrChange>
        </w:rPr>
        <w:pPrChange w:id="16" w:author="Zach Lessig" w:date="2019-02-08T13:00:00Z">
          <w:pPr>
            <w:spacing w:line="480" w:lineRule="auto"/>
          </w:pPr>
        </w:pPrChange>
      </w:pPr>
      <w:ins w:id="17" w:author="Zach Lessig" w:date="2019-01-30T08:26:00Z">
        <w:r w:rsidRPr="00E97C61">
          <w:rPr>
            <w:rFonts w:ascii="Times New Roman" w:hAnsi="Times New Roman" w:cs="Times New Roman"/>
            <w:noProof/>
            <w:rPrChange w:id="18" w:author="Zach Lessig" w:date="2019-02-08T12:55:00Z">
              <w:rPr>
                <w:noProof/>
              </w:rPr>
            </w:rPrChange>
          </w:rPr>
          <mc:AlternateContent>
            <mc:Choice Requires="wps">
              <w:drawing>
                <wp:anchor distT="0" distB="0" distL="114300" distR="114300" simplePos="0" relativeHeight="251659264" behindDoc="0" locked="0" layoutInCell="1" allowOverlap="1" wp14:anchorId="7BDE43DF" wp14:editId="28ACFC83">
                  <wp:simplePos x="0" y="0"/>
                  <wp:positionH relativeFrom="page">
                    <wp:posOffset>3182620</wp:posOffset>
                  </wp:positionH>
                  <wp:positionV relativeFrom="paragraph">
                    <wp:posOffset>2921635</wp:posOffset>
                  </wp:positionV>
                  <wp:extent cx="1388745" cy="1216025"/>
                  <wp:effectExtent l="19050" t="19050" r="20955" b="22225"/>
                  <wp:wrapNone/>
                  <wp:docPr id="7" name="Oval 6"/>
                  <wp:cNvGraphicFramePr/>
                  <a:graphic xmlns:a="http://schemas.openxmlformats.org/drawingml/2006/main">
                    <a:graphicData uri="http://schemas.microsoft.com/office/word/2010/wordprocessingShape">
                      <wps:wsp>
                        <wps:cNvSpPr/>
                        <wps:spPr>
                          <a:xfrm>
                            <a:off x="0" y="0"/>
                            <a:ext cx="1388745" cy="1216025"/>
                          </a:xfrm>
                          <a:prstGeom prst="ellipse">
                            <a:avLst/>
                          </a:prstGeom>
                          <a:noFill/>
                          <a:ln w="28575"/>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FDF70EF" id="Oval 6" o:spid="_x0000_s1026" style="position:absolute;margin-left:250.6pt;margin-top:230.05pt;width:109.35pt;height:9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" filled="f" strokecolor="#243f60 [1604]" strokeweight="2.25pt">
                  <w10:wrap anchorx="page"/>
                </v:oval>
              </w:pict>
            </mc:Fallback>
          </mc:AlternateContent>
        </w:r>
        <w:r w:rsidRPr="00E97C61">
          <w:rPr>
            <w:rFonts w:ascii="Times New Roman" w:hAnsi="Times New Roman" w:cs="Times New Roman"/>
            <w:noProof/>
            <w:rPrChange w:id="19" w:author="Zach Lessig" w:date="2019-02-08T12:55:00Z">
              <w:rPr>
                <w:noProof/>
              </w:rPr>
            </w:rPrChange>
          </w:rPr>
          <mc:AlternateContent>
            <mc:Choice Requires="wps">
              <w:drawing>
                <wp:anchor distT="0" distB="0" distL="114300" distR="114300" simplePos="0" relativeHeight="251661312" behindDoc="0" locked="0" layoutInCell="1" allowOverlap="1" wp14:anchorId="4D6AC1BE" wp14:editId="7B989C31">
                  <wp:simplePos x="0" y="0"/>
                  <wp:positionH relativeFrom="page">
                    <wp:posOffset>1957705</wp:posOffset>
                  </wp:positionH>
                  <wp:positionV relativeFrom="paragraph">
                    <wp:posOffset>2783205</wp:posOffset>
                  </wp:positionV>
                  <wp:extent cx="1379855" cy="706755"/>
                  <wp:effectExtent l="19050" t="19050" r="10795" b="17145"/>
                  <wp:wrapNone/>
                  <wp:docPr id="1" name="Oval 6"/>
                  <wp:cNvGraphicFramePr/>
                  <a:graphic xmlns:a="http://schemas.openxmlformats.org/drawingml/2006/main">
                    <a:graphicData uri="http://schemas.microsoft.com/office/word/2010/wordprocessingShape">
                      <wps:wsp>
                        <wps:cNvSpPr/>
                        <wps:spPr>
                          <a:xfrm>
                            <a:off x="0" y="0"/>
                            <a:ext cx="1379855" cy="706755"/>
                          </a:xfrm>
                          <a:prstGeom prst="ellipse">
                            <a:avLst/>
                          </a:prstGeom>
                          <a:noFill/>
                          <a:ln w="28575"/>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FAF0D81" id="Oval 6" o:spid="_x0000_s1026" style="position:absolute;margin-left:154.15pt;margin-top:219.15pt;width:108.65pt;height:55.6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" filled="f" strokecolor="#243f60 [1604]" strokeweight="2.25pt">
                  <w10:wrap anchorx="page"/>
                </v:oval>
              </w:pict>
            </mc:Fallback>
          </mc:AlternateContent>
        </w:r>
      </w:ins>
      <w:ins w:id="20" w:author="Zach Lessig" w:date="2019-01-30T08:27:00Z">
        <w:r w:rsidRPr="00E97C61">
          <w:rPr>
            <w:rFonts w:ascii="Times New Roman" w:hAnsi="Times New Roman" w:cs="Times New Roman"/>
            <w:noProof/>
            <w:rPrChange w:id="21" w:author="Zach Lessig" w:date="2019-02-08T12:55:00Z">
              <w:rPr>
                <w:noProof/>
              </w:rPr>
            </w:rPrChange>
          </w:rPr>
          <mc:AlternateContent>
            <mc:Choice Requires="wps">
              <w:drawing>
                <wp:anchor distT="0" distB="0" distL="114300" distR="114300" simplePos="0" relativeHeight="251663360" behindDoc="0" locked="0" layoutInCell="1" allowOverlap="1" wp14:anchorId="799FBE6D" wp14:editId="1BFE087E">
                  <wp:simplePos x="0" y="0"/>
                  <wp:positionH relativeFrom="margin">
                    <wp:posOffset>19050</wp:posOffset>
                  </wp:positionH>
                  <wp:positionV relativeFrom="paragraph">
                    <wp:posOffset>5311511</wp:posOffset>
                  </wp:positionV>
                  <wp:extent cx="931545" cy="680720"/>
                  <wp:effectExtent l="19050" t="19050" r="20955" b="24130"/>
                  <wp:wrapNone/>
                  <wp:docPr id="2" name="Oval 6"/>
                  <wp:cNvGraphicFramePr/>
                  <a:graphic xmlns:a="http://schemas.openxmlformats.org/drawingml/2006/main">
                    <a:graphicData uri="http://schemas.microsoft.com/office/word/2010/wordprocessingShape">
                      <wps:wsp>
                        <wps:cNvSpPr/>
                        <wps:spPr>
                          <a:xfrm>
                            <a:off x="0" y="0"/>
                            <a:ext cx="931545" cy="680720"/>
                          </a:xfrm>
                          <a:prstGeom prst="ellipse">
                            <a:avLst/>
                          </a:prstGeom>
                          <a:noFill/>
                          <a:ln w="28575"/>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3B4AD61A" id="Oval 6" o:spid="_x0000_s1026" style="position:absolute;margin-left:1.5pt;margin-top:418.25pt;width:73.35pt;height:53.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" filled="f" strokecolor="#243f60 [1604]" strokeweight="2.25pt">
                  <w10:wrap anchorx="margin"/>
                </v:oval>
              </w:pict>
            </mc:Fallback>
          </mc:AlternateContent>
        </w:r>
      </w:ins>
      <w:ins w:id="22" w:author="Zach Lessig" w:date="2019-01-30T08:29:00Z">
        <w:r w:rsidR="00FF2213" w:rsidRPr="00E97C61">
          <w:rPr>
            <w:rFonts w:ascii="Times New Roman" w:eastAsia="STHupo" w:hAnsi="Times New Roman" w:cs="Times New Roman"/>
            <w:noProof/>
            <w:rPrChange w:id="23" w:author="Zach Lessig" w:date="2019-02-08T12:55:00Z">
              <w:rPr>
                <w:rFonts w:ascii="Times New Roman" w:eastAsia="STHupo" w:hAnsi="Times New Roman" w:cs="Times New Roman"/>
                <w:noProof/>
              </w:rPr>
            </w:rPrChange>
          </w:rPr>
          <mc:AlternateContent>
            <mc:Choice Requires="wps">
              <w:drawing>
                <wp:anchor distT="0" distB="0" distL="114300" distR="114300" simplePos="0" relativeHeight="251669504" behindDoc="0" locked="0" layoutInCell="1" allowOverlap="1" wp14:anchorId="42A8EF02" wp14:editId="2CFE6657">
                  <wp:simplePos x="0" y="0"/>
                  <wp:positionH relativeFrom="margin">
                    <wp:posOffset>913861</wp:posOffset>
                  </wp:positionH>
                  <wp:positionV relativeFrom="paragraph">
                    <wp:posOffset>5656316</wp:posOffset>
                  </wp:positionV>
                  <wp:extent cx="733245" cy="241539"/>
                  <wp:effectExtent l="0" t="0" r="0" b="0"/>
                  <wp:wrapNone/>
                  <wp:docPr id="5" name="TextBox 8"/>
                  <wp:cNvGraphicFramePr/>
                  <a:graphic xmlns:a="http://schemas.openxmlformats.org/drawingml/2006/main">
                    <a:graphicData uri="http://schemas.microsoft.com/office/word/2010/wordprocessingShape">
                      <wps:wsp>
                        <wps:cNvSpPr txBox="1"/>
                        <wps:spPr>
                          <a:xfrm>
                            <a:off x="0" y="0"/>
                            <a:ext cx="733245" cy="241539"/>
                          </a:xfrm>
                          <a:prstGeom prst="rect">
                            <a:avLst/>
                          </a:prstGeom>
                          <a:noFill/>
                        </wps:spPr>
                        <wps:txbx>
                          <w:txbxContent>
                            <w:p w14:paraId="69232D0E" w14:textId="219B3E4C" w:rsidR="007C51E9" w:rsidRPr="00FF2213" w:rsidRDefault="007C51E9" w:rsidP="00FF2213">
                              <w:pPr>
                                <w:pStyle w:val="NormalWeb"/>
                                <w:spacing w:before="2" w:after="2"/>
                                <w:rPr>
                                  <w:color w:val="FFFFFF" w:themeColor="background1"/>
                                  <w:sz w:val="24"/>
                                  <w:szCs w:val="24"/>
                                  <w:rPrChange w:id="24" w:author="Zach Lessig" w:date="2019-01-30T08:28:00Z">
                                    <w:rPr>
                                      <w:sz w:val="24"/>
                                      <w:szCs w:val="24"/>
                                    </w:rPr>
                                  </w:rPrChange>
                                </w:rPr>
                              </w:pPr>
                              <w:del w:id="25" w:author="Zach Lessig" w:date="2019-01-30T08:29:00Z">
                                <w:r w:rsidRPr="00FF2213" w:rsidDel="00FF2213">
                                  <w:rPr>
                                    <w:rFonts w:asciiTheme="minorHAnsi" w:hAnsi="Cambria" w:cstheme="minorBidi"/>
                                    <w:color w:val="FFFFFF" w:themeColor="background1"/>
                                    <w:kern w:val="24"/>
                                    <w:sz w:val="24"/>
                                    <w:szCs w:val="24"/>
                                    <w:rPrChange w:id="26" w:author="Zach Lessig" w:date="2019-01-30T08:28:00Z">
                                      <w:rPr>
                                        <w:rFonts w:asciiTheme="minorHAnsi" w:hAnsi="Cambria" w:cstheme="minorBidi"/>
                                        <w:color w:val="000000" w:themeColor="text1"/>
                                        <w:kern w:val="24"/>
                                        <w:sz w:val="36"/>
                                        <w:szCs w:val="36"/>
                                      </w:rPr>
                                    </w:rPrChange>
                                  </w:rPr>
                                  <w:delText>Teanaway</w:delText>
                                </w:r>
                              </w:del>
                              <w:del w:id="27" w:author="Zach Lessig" w:date="2019-01-30T08:28:00Z">
                                <w:r w:rsidRPr="00FF2213" w:rsidDel="00FF2213">
                                  <w:rPr>
                                    <w:rFonts w:asciiTheme="minorHAnsi" w:hAnsi="Cambria" w:cstheme="minorBidi"/>
                                    <w:color w:val="FFFFFF" w:themeColor="background1"/>
                                    <w:kern w:val="24"/>
                                    <w:sz w:val="24"/>
                                    <w:szCs w:val="24"/>
                                    <w:rPrChange w:id="28" w:author="Zach Lessig" w:date="2019-01-30T08:28:00Z">
                                      <w:rPr>
                                        <w:rFonts w:asciiTheme="minorHAnsi" w:hAnsi="Cambria" w:cstheme="minorBidi"/>
                                        <w:color w:val="000000" w:themeColor="text1"/>
                                        <w:kern w:val="24"/>
                                        <w:sz w:val="36"/>
                                        <w:szCs w:val="36"/>
                                      </w:rPr>
                                    </w:rPrChange>
                                  </w:rPr>
                                  <w:delText xml:space="preserve"> watershed</w:delText>
                                </w:r>
                              </w:del>
                              <w:proofErr w:type="spellStart"/>
                              <w:ins w:id="29" w:author="Zach Lessig" w:date="2019-01-30T08:29:00Z">
                                <w:r>
                                  <w:rPr>
                                    <w:rFonts w:asciiTheme="minorHAnsi" w:hAnsi="Cambria" w:cstheme="minorBidi"/>
                                    <w:color w:val="FFFFFF" w:themeColor="background1"/>
                                    <w:kern w:val="24"/>
                                    <w:sz w:val="24"/>
                                    <w:szCs w:val="24"/>
                                  </w:rPr>
                                  <w:t>Taneum</w:t>
                                </w:r>
                              </w:ins>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2A8EF02" id="_x0000_t202" coordsize="21600,21600" o:spt="202" path="m,l,21600r21600,l21600,xe">
                  <v:stroke joinstyle="miter"/>
                  <v:path gradientshapeok="t" o:connecttype="rect"/>
                </v:shapetype>
                <v:shape id="TextBox 8" o:spid="_x0000_s1026" type="#_x0000_t202" style="position:absolute;margin-left:71.95pt;margin-top:445.4pt;width:57.75pt;height:1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" filled="f" stroked="f">
                  <v:textbox>
                    <w:txbxContent>
                      <w:p w14:paraId="69232D0E" w14:textId="219B3E4C" w:rsidR="007C51E9" w:rsidRPr="00FF2213" w:rsidRDefault="007C51E9" w:rsidP="00FF2213">
                        <w:pPr>
                          <w:pStyle w:val="NormalWeb"/>
                          <w:spacing w:before="2" w:after="2"/>
                          <w:rPr>
                            <w:color w:val="FFFFFF" w:themeColor="background1"/>
                            <w:sz w:val="24"/>
                            <w:szCs w:val="24"/>
                            <w:rPrChange w:id="25" w:author="Zach Lessig" w:date="2019-01-30T08:28:00Z">
                              <w:rPr>
                                <w:sz w:val="24"/>
                                <w:szCs w:val="24"/>
                              </w:rPr>
                            </w:rPrChange>
                          </w:rPr>
                        </w:pPr>
                        <w:del w:id="26" w:author="Zach Lessig" w:date="2019-01-30T08:29:00Z">
                          <w:r w:rsidRPr="00FF2213" w:rsidDel="00FF2213">
                            <w:rPr>
                              <w:rFonts w:asciiTheme="minorHAnsi" w:hAnsi="Cambria" w:cstheme="minorBidi"/>
                              <w:color w:val="FFFFFF" w:themeColor="background1"/>
                              <w:kern w:val="24"/>
                              <w:sz w:val="24"/>
                              <w:szCs w:val="24"/>
                              <w:rPrChange w:id="27" w:author="Zach Lessig" w:date="2019-01-30T08:28:00Z">
                                <w:rPr>
                                  <w:rFonts w:asciiTheme="minorHAnsi" w:hAnsi="Cambria" w:cstheme="minorBidi"/>
                                  <w:color w:val="000000" w:themeColor="text1"/>
                                  <w:kern w:val="24"/>
                                  <w:sz w:val="36"/>
                                  <w:szCs w:val="36"/>
                                </w:rPr>
                              </w:rPrChange>
                            </w:rPr>
                            <w:delText>Teanaway</w:delText>
                          </w:r>
                        </w:del>
                        <w:del w:id="28" w:author="Zach Lessig" w:date="2019-01-30T08:28:00Z">
                          <w:r w:rsidRPr="00FF2213" w:rsidDel="00FF2213">
                            <w:rPr>
                              <w:rFonts w:asciiTheme="minorHAnsi" w:hAnsi="Cambria" w:cstheme="minorBidi"/>
                              <w:color w:val="FFFFFF" w:themeColor="background1"/>
                              <w:kern w:val="24"/>
                              <w:sz w:val="24"/>
                              <w:szCs w:val="24"/>
                              <w:rPrChange w:id="29" w:author="Zach Lessig" w:date="2019-01-30T08:28:00Z">
                                <w:rPr>
                                  <w:rFonts w:asciiTheme="minorHAnsi" w:hAnsi="Cambria" w:cstheme="minorBidi"/>
                                  <w:color w:val="000000" w:themeColor="text1"/>
                                  <w:kern w:val="24"/>
                                  <w:sz w:val="36"/>
                                  <w:szCs w:val="36"/>
                                </w:rPr>
                              </w:rPrChange>
                            </w:rPr>
                            <w:delText xml:space="preserve"> watershed</w:delText>
                          </w:r>
                        </w:del>
                        <w:proofErr w:type="spellStart"/>
                        <w:ins w:id="30" w:author="Zach Lessig" w:date="2019-01-30T08:29:00Z">
                          <w:r>
                            <w:rPr>
                              <w:rFonts w:asciiTheme="minorHAnsi" w:hAnsi="Cambria" w:cstheme="minorBidi"/>
                              <w:color w:val="FFFFFF" w:themeColor="background1"/>
                              <w:kern w:val="24"/>
                              <w:sz w:val="24"/>
                              <w:szCs w:val="24"/>
                            </w:rPr>
                            <w:t>Taneum</w:t>
                          </w:r>
                        </w:ins>
                        <w:proofErr w:type="spellEnd"/>
                      </w:p>
                    </w:txbxContent>
                  </v:textbox>
                  <w10:wrap anchorx="margin"/>
                </v:shape>
              </w:pict>
            </mc:Fallback>
          </mc:AlternateContent>
        </w:r>
      </w:ins>
      <w:ins w:id="30" w:author="Zach Lessig" w:date="2019-01-30T08:28:00Z">
        <w:r w:rsidR="00FF2213" w:rsidRPr="00E97C61">
          <w:rPr>
            <w:rFonts w:ascii="Times New Roman" w:eastAsia="STHupo" w:hAnsi="Times New Roman" w:cs="Times New Roman"/>
            <w:noProof/>
            <w:rPrChange w:id="31" w:author="Zach Lessig" w:date="2019-02-08T12:55:00Z">
              <w:rPr>
                <w:rFonts w:ascii="Times New Roman" w:eastAsia="STHupo" w:hAnsi="Times New Roman" w:cs="Times New Roman"/>
                <w:noProof/>
              </w:rPr>
            </w:rPrChange>
          </w:rPr>
          <mc:AlternateContent>
            <mc:Choice Requires="wps">
              <w:drawing>
                <wp:anchor distT="0" distB="0" distL="114300" distR="114300" simplePos="0" relativeHeight="251667456" behindDoc="0" locked="0" layoutInCell="1" allowOverlap="1" wp14:anchorId="22550DE4" wp14:editId="36A8DDBD">
                  <wp:simplePos x="0" y="0"/>
                  <wp:positionH relativeFrom="margin">
                    <wp:posOffset>3027453</wp:posOffset>
                  </wp:positionH>
                  <wp:positionV relativeFrom="paragraph">
                    <wp:posOffset>3810540</wp:posOffset>
                  </wp:positionV>
                  <wp:extent cx="638355" cy="258792"/>
                  <wp:effectExtent l="0" t="0" r="0" b="0"/>
                  <wp:wrapNone/>
                  <wp:docPr id="3" name="TextBox 8"/>
                  <wp:cNvGraphicFramePr/>
                  <a:graphic xmlns:a="http://schemas.openxmlformats.org/drawingml/2006/main">
                    <a:graphicData uri="http://schemas.microsoft.com/office/word/2010/wordprocessingShape">
                      <wps:wsp>
                        <wps:cNvSpPr txBox="1"/>
                        <wps:spPr>
                          <a:xfrm>
                            <a:off x="0" y="0"/>
                            <a:ext cx="638355" cy="258792"/>
                          </a:xfrm>
                          <a:prstGeom prst="rect">
                            <a:avLst/>
                          </a:prstGeom>
                          <a:noFill/>
                        </wps:spPr>
                        <wps:txbx>
                          <w:txbxContent>
                            <w:p w14:paraId="659732E9" w14:textId="0BCB077A" w:rsidR="007C51E9" w:rsidRPr="00FF2213" w:rsidRDefault="007C51E9" w:rsidP="00FF2213">
                              <w:pPr>
                                <w:pStyle w:val="NormalWeb"/>
                                <w:spacing w:before="2" w:after="2"/>
                                <w:rPr>
                                  <w:color w:val="FFFFFF" w:themeColor="background1"/>
                                  <w:sz w:val="24"/>
                                  <w:szCs w:val="24"/>
                                  <w:rPrChange w:id="32" w:author="Zach Lessig" w:date="2019-01-30T08:28:00Z">
                                    <w:rPr>
                                      <w:sz w:val="24"/>
                                      <w:szCs w:val="24"/>
                                    </w:rPr>
                                  </w:rPrChange>
                                </w:rPr>
                              </w:pPr>
                              <w:del w:id="33" w:author="Zach Lessig" w:date="2019-01-30T08:29:00Z">
                                <w:r w:rsidRPr="00FF2213" w:rsidDel="00FF2213">
                                  <w:rPr>
                                    <w:rFonts w:asciiTheme="minorHAnsi" w:hAnsi="Cambria" w:cstheme="minorBidi"/>
                                    <w:color w:val="FFFFFF" w:themeColor="background1"/>
                                    <w:kern w:val="24"/>
                                    <w:sz w:val="24"/>
                                    <w:szCs w:val="24"/>
                                    <w:rPrChange w:id="34" w:author="Zach Lessig" w:date="2019-01-30T08:28:00Z">
                                      <w:rPr>
                                        <w:rFonts w:asciiTheme="minorHAnsi" w:hAnsi="Cambria" w:cstheme="minorBidi"/>
                                        <w:color w:val="000000" w:themeColor="text1"/>
                                        <w:kern w:val="24"/>
                                        <w:sz w:val="36"/>
                                        <w:szCs w:val="36"/>
                                      </w:rPr>
                                    </w:rPrChange>
                                  </w:rPr>
                                  <w:delText>Teanaway</w:delText>
                                </w:r>
                              </w:del>
                              <w:del w:id="35" w:author="Zach Lessig" w:date="2019-01-30T08:28:00Z">
                                <w:r w:rsidRPr="00FF2213" w:rsidDel="00FF2213">
                                  <w:rPr>
                                    <w:rFonts w:asciiTheme="minorHAnsi" w:hAnsi="Cambria" w:cstheme="minorBidi"/>
                                    <w:color w:val="FFFFFF" w:themeColor="background1"/>
                                    <w:kern w:val="24"/>
                                    <w:sz w:val="24"/>
                                    <w:szCs w:val="24"/>
                                    <w:rPrChange w:id="36" w:author="Zach Lessig" w:date="2019-01-30T08:28:00Z">
                                      <w:rPr>
                                        <w:rFonts w:asciiTheme="minorHAnsi" w:hAnsi="Cambria" w:cstheme="minorBidi"/>
                                        <w:color w:val="000000" w:themeColor="text1"/>
                                        <w:kern w:val="24"/>
                                        <w:sz w:val="36"/>
                                        <w:szCs w:val="36"/>
                                      </w:rPr>
                                    </w:rPrChange>
                                  </w:rPr>
                                  <w:delText xml:space="preserve"> watershed</w:delText>
                                </w:r>
                              </w:del>
                              <w:proofErr w:type="spellStart"/>
                              <w:ins w:id="37" w:author="Zach Lessig" w:date="2019-01-30T08:29:00Z">
                                <w:r>
                                  <w:rPr>
                                    <w:rFonts w:asciiTheme="minorHAnsi" w:hAnsi="Cambria" w:cstheme="minorBidi"/>
                                    <w:color w:val="FFFFFF" w:themeColor="background1"/>
                                    <w:kern w:val="24"/>
                                    <w:sz w:val="24"/>
                                    <w:szCs w:val="24"/>
                                  </w:rPr>
                                  <w:t>Swauk</w:t>
                                </w:r>
                              </w:ins>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2550DE4" id="_x0000_s1027" type="#_x0000_t202" style="position:absolute;margin-left:238.4pt;margin-top:300.05pt;width:50.25pt;height:20.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" filled="f" stroked="f">
                  <v:textbox>
                    <w:txbxContent>
                      <w:p w14:paraId="659732E9" w14:textId="0BCB077A" w:rsidR="007C51E9" w:rsidRPr="00FF2213" w:rsidRDefault="007C51E9" w:rsidP="00FF2213">
                        <w:pPr>
                          <w:pStyle w:val="NormalWeb"/>
                          <w:spacing w:before="2" w:after="2"/>
                          <w:rPr>
                            <w:color w:val="FFFFFF" w:themeColor="background1"/>
                            <w:sz w:val="24"/>
                            <w:szCs w:val="24"/>
                            <w:rPrChange w:id="39" w:author="Zach Lessig" w:date="2019-01-30T08:28:00Z">
                              <w:rPr>
                                <w:sz w:val="24"/>
                                <w:szCs w:val="24"/>
                              </w:rPr>
                            </w:rPrChange>
                          </w:rPr>
                        </w:pPr>
                        <w:del w:id="40" w:author="Zach Lessig" w:date="2019-01-30T08:29:00Z">
                          <w:r w:rsidRPr="00FF2213" w:rsidDel="00FF2213">
                            <w:rPr>
                              <w:rFonts w:asciiTheme="minorHAnsi" w:hAnsi="Cambria" w:cstheme="minorBidi"/>
                              <w:color w:val="FFFFFF" w:themeColor="background1"/>
                              <w:kern w:val="24"/>
                              <w:sz w:val="24"/>
                              <w:szCs w:val="24"/>
                              <w:rPrChange w:id="41" w:author="Zach Lessig" w:date="2019-01-30T08:28:00Z">
                                <w:rPr>
                                  <w:rFonts w:asciiTheme="minorHAnsi" w:hAnsi="Cambria" w:cstheme="minorBidi"/>
                                  <w:color w:val="000000" w:themeColor="text1"/>
                                  <w:kern w:val="24"/>
                                  <w:sz w:val="36"/>
                                  <w:szCs w:val="36"/>
                                </w:rPr>
                              </w:rPrChange>
                            </w:rPr>
                            <w:delText>Teanaway</w:delText>
                          </w:r>
                        </w:del>
                        <w:del w:id="42" w:author="Zach Lessig" w:date="2019-01-30T08:28:00Z">
                          <w:r w:rsidRPr="00FF2213" w:rsidDel="00FF2213">
                            <w:rPr>
                              <w:rFonts w:asciiTheme="minorHAnsi" w:hAnsi="Cambria" w:cstheme="minorBidi"/>
                              <w:color w:val="FFFFFF" w:themeColor="background1"/>
                              <w:kern w:val="24"/>
                              <w:sz w:val="24"/>
                              <w:szCs w:val="24"/>
                              <w:rPrChange w:id="43" w:author="Zach Lessig" w:date="2019-01-30T08:28:00Z">
                                <w:rPr>
                                  <w:rFonts w:asciiTheme="minorHAnsi" w:hAnsi="Cambria" w:cstheme="minorBidi"/>
                                  <w:color w:val="000000" w:themeColor="text1"/>
                                  <w:kern w:val="24"/>
                                  <w:sz w:val="36"/>
                                  <w:szCs w:val="36"/>
                                </w:rPr>
                              </w:rPrChange>
                            </w:rPr>
                            <w:delText xml:space="preserve"> watershed</w:delText>
                          </w:r>
                        </w:del>
                        <w:proofErr w:type="spellStart"/>
                        <w:ins w:id="44" w:author="Zach Lessig" w:date="2019-01-30T08:29:00Z">
                          <w:r>
                            <w:rPr>
                              <w:rFonts w:asciiTheme="minorHAnsi" w:hAnsi="Cambria" w:cstheme="minorBidi"/>
                              <w:color w:val="FFFFFF" w:themeColor="background1"/>
                              <w:kern w:val="24"/>
                              <w:sz w:val="24"/>
                              <w:szCs w:val="24"/>
                            </w:rPr>
                            <w:t>Swauk</w:t>
                          </w:r>
                        </w:ins>
                        <w:proofErr w:type="spellEnd"/>
                      </w:p>
                    </w:txbxContent>
                  </v:textbox>
                  <w10:wrap anchorx="margin"/>
                </v:shape>
              </w:pict>
            </mc:Fallback>
          </mc:AlternateContent>
        </w:r>
        <w:r w:rsidR="00FF2213" w:rsidRPr="00E97C61">
          <w:rPr>
            <w:rFonts w:ascii="Times New Roman" w:eastAsia="STHupo" w:hAnsi="Times New Roman" w:cs="Times New Roman"/>
            <w:noProof/>
            <w:rPrChange w:id="38" w:author="Zach Lessig" w:date="2019-02-08T12:55:00Z">
              <w:rPr>
                <w:rFonts w:ascii="Times New Roman" w:eastAsia="STHupo" w:hAnsi="Times New Roman" w:cs="Times New Roman"/>
                <w:noProof/>
              </w:rPr>
            </w:rPrChange>
          </w:rPr>
          <mc:AlternateContent>
            <mc:Choice Requires="wps">
              <w:drawing>
                <wp:anchor distT="0" distB="0" distL="114300" distR="114300" simplePos="0" relativeHeight="251665408" behindDoc="0" locked="0" layoutInCell="1" allowOverlap="1" wp14:anchorId="310FEC3A" wp14:editId="074F761A">
                  <wp:simplePos x="0" y="0"/>
                  <wp:positionH relativeFrom="margin">
                    <wp:posOffset>207034</wp:posOffset>
                  </wp:positionH>
                  <wp:positionV relativeFrom="paragraph">
                    <wp:posOffset>3439208</wp:posOffset>
                  </wp:positionV>
                  <wp:extent cx="974785" cy="319178"/>
                  <wp:effectExtent l="0" t="0" r="0" b="0"/>
                  <wp:wrapNone/>
                  <wp:docPr id="9" name="TextBox 8"/>
                  <wp:cNvGraphicFramePr/>
                  <a:graphic xmlns:a="http://schemas.openxmlformats.org/drawingml/2006/main">
                    <a:graphicData uri="http://schemas.microsoft.com/office/word/2010/wordprocessingShape">
                      <wps:wsp>
                        <wps:cNvSpPr txBox="1"/>
                        <wps:spPr>
                          <a:xfrm>
                            <a:off x="0" y="0"/>
                            <a:ext cx="974785" cy="319178"/>
                          </a:xfrm>
                          <a:prstGeom prst="rect">
                            <a:avLst/>
                          </a:prstGeom>
                          <a:noFill/>
                        </wps:spPr>
                        <wps:txbx>
                          <w:txbxContent>
                            <w:p w14:paraId="55655AA5" w14:textId="77777777" w:rsidR="007C51E9" w:rsidRPr="00FF2213" w:rsidRDefault="007C51E9" w:rsidP="00FF2213">
                              <w:pPr>
                                <w:pStyle w:val="NormalWeb"/>
                                <w:spacing w:before="2" w:after="2"/>
                                <w:rPr>
                                  <w:color w:val="FFFFFF" w:themeColor="background1"/>
                                  <w:sz w:val="24"/>
                                  <w:szCs w:val="24"/>
                                  <w:rPrChange w:id="39" w:author="Zach Lessig" w:date="2019-01-30T08:28:00Z">
                                    <w:rPr>
                                      <w:sz w:val="24"/>
                                      <w:szCs w:val="24"/>
                                    </w:rPr>
                                  </w:rPrChange>
                                </w:rPr>
                              </w:pPr>
                              <w:proofErr w:type="spellStart"/>
                              <w:r w:rsidRPr="00FF2213">
                                <w:rPr>
                                  <w:rFonts w:asciiTheme="minorHAnsi" w:hAnsi="Cambria" w:cstheme="minorBidi"/>
                                  <w:color w:val="FFFFFF" w:themeColor="background1"/>
                                  <w:kern w:val="24"/>
                                  <w:sz w:val="24"/>
                                  <w:szCs w:val="24"/>
                                  <w:rPrChange w:id="40" w:author="Zach Lessig" w:date="2019-01-30T08:28:00Z">
                                    <w:rPr>
                                      <w:rFonts w:asciiTheme="minorHAnsi" w:hAnsi="Cambria" w:cstheme="minorBidi"/>
                                      <w:color w:val="000000" w:themeColor="text1"/>
                                      <w:kern w:val="24"/>
                                      <w:sz w:val="36"/>
                                      <w:szCs w:val="36"/>
                                    </w:rPr>
                                  </w:rPrChange>
                                </w:rPr>
                                <w:t>Teanaway</w:t>
                              </w:r>
                              <w:proofErr w:type="spellEnd"/>
                              <w:del w:id="41" w:author="Zach Lessig" w:date="2019-01-30T08:28:00Z">
                                <w:r w:rsidRPr="00FF2213" w:rsidDel="00FF2213">
                                  <w:rPr>
                                    <w:rFonts w:asciiTheme="minorHAnsi" w:hAnsi="Cambria" w:cstheme="minorBidi"/>
                                    <w:color w:val="FFFFFF" w:themeColor="background1"/>
                                    <w:kern w:val="24"/>
                                    <w:sz w:val="24"/>
                                    <w:szCs w:val="24"/>
                                    <w:rPrChange w:id="42" w:author="Zach Lessig" w:date="2019-01-30T08:28:00Z">
                                      <w:rPr>
                                        <w:rFonts w:asciiTheme="minorHAnsi" w:hAnsi="Cambria" w:cstheme="minorBidi"/>
                                        <w:color w:val="000000" w:themeColor="text1"/>
                                        <w:kern w:val="24"/>
                                        <w:sz w:val="36"/>
                                        <w:szCs w:val="36"/>
                                      </w:rPr>
                                    </w:rPrChange>
                                  </w:rPr>
                                  <w:delText xml:space="preserve"> watershed</w:delText>
                                </w:r>
                              </w:del>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0FEC3A" id="_x0000_s1028" type="#_x0000_t202" style="position:absolute;margin-left:16.3pt;margin-top:270.8pt;width:76.75pt;height:25.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" filled="f" stroked="f">
                  <v:textbox>
                    <w:txbxContent>
                      <w:p w14:paraId="55655AA5" w14:textId="77777777" w:rsidR="007C51E9" w:rsidRPr="00FF2213" w:rsidRDefault="007C51E9" w:rsidP="00FF2213">
                        <w:pPr>
                          <w:pStyle w:val="NormalWeb"/>
                          <w:spacing w:before="2" w:after="2"/>
                          <w:rPr>
                            <w:color w:val="FFFFFF" w:themeColor="background1"/>
                            <w:sz w:val="24"/>
                            <w:szCs w:val="24"/>
                            <w:rPrChange w:id="50" w:author="Zach Lessig" w:date="2019-01-30T08:28:00Z">
                              <w:rPr>
                                <w:sz w:val="24"/>
                                <w:szCs w:val="24"/>
                              </w:rPr>
                            </w:rPrChange>
                          </w:rPr>
                        </w:pPr>
                        <w:proofErr w:type="spellStart"/>
                        <w:r w:rsidRPr="00FF2213">
                          <w:rPr>
                            <w:rFonts w:asciiTheme="minorHAnsi" w:hAnsi="Cambria" w:cstheme="minorBidi"/>
                            <w:color w:val="FFFFFF" w:themeColor="background1"/>
                            <w:kern w:val="24"/>
                            <w:sz w:val="24"/>
                            <w:szCs w:val="24"/>
                            <w:rPrChange w:id="51" w:author="Zach Lessig" w:date="2019-01-30T08:28:00Z">
                              <w:rPr>
                                <w:rFonts w:asciiTheme="minorHAnsi" w:hAnsi="Cambria" w:cstheme="minorBidi"/>
                                <w:color w:val="000000" w:themeColor="text1"/>
                                <w:kern w:val="24"/>
                                <w:sz w:val="36"/>
                                <w:szCs w:val="36"/>
                              </w:rPr>
                            </w:rPrChange>
                          </w:rPr>
                          <w:t>Teanaway</w:t>
                        </w:r>
                        <w:proofErr w:type="spellEnd"/>
                        <w:del w:id="52" w:author="Zach Lessig" w:date="2019-01-30T08:28:00Z">
                          <w:r w:rsidRPr="00FF2213" w:rsidDel="00FF2213">
                            <w:rPr>
                              <w:rFonts w:asciiTheme="minorHAnsi" w:hAnsi="Cambria" w:cstheme="minorBidi"/>
                              <w:color w:val="FFFFFF" w:themeColor="background1"/>
                              <w:kern w:val="24"/>
                              <w:sz w:val="24"/>
                              <w:szCs w:val="24"/>
                              <w:rPrChange w:id="53" w:author="Zach Lessig" w:date="2019-01-30T08:28:00Z">
                                <w:rPr>
                                  <w:rFonts w:asciiTheme="minorHAnsi" w:hAnsi="Cambria" w:cstheme="minorBidi"/>
                                  <w:color w:val="000000" w:themeColor="text1"/>
                                  <w:kern w:val="24"/>
                                  <w:sz w:val="36"/>
                                  <w:szCs w:val="36"/>
                                </w:rPr>
                              </w:rPrChange>
                            </w:rPr>
                            <w:delText xml:space="preserve"> watershed</w:delText>
                          </w:r>
                        </w:del>
                      </w:p>
                    </w:txbxContent>
                  </v:textbox>
                  <w10:wrap anchorx="margin"/>
                </v:shape>
              </w:pict>
            </mc:Fallback>
          </mc:AlternateContent>
        </w:r>
      </w:ins>
      <w:r w:rsidR="00BD686F" w:rsidRPr="00E97C61">
        <w:rPr>
          <w:rFonts w:ascii="Times New Roman" w:eastAsia="STHupo" w:hAnsi="Times New Roman" w:cs="Times New Roman"/>
        </w:rPr>
        <w:tab/>
      </w:r>
      <w:del w:id="43" w:author="Clay Arango" w:date="2019-01-23T11:40:00Z">
        <w:r w:rsidR="00BA537B" w:rsidRPr="00E97C61" w:rsidDel="003A1CD7">
          <w:rPr>
            <w:rFonts w:ascii="Times New Roman" w:eastAsia="STHupo" w:hAnsi="Times New Roman" w:cs="Times New Roman"/>
          </w:rPr>
          <w:delText xml:space="preserve">The sites </w:delText>
        </w:r>
        <w:r w:rsidR="00730956" w:rsidRPr="00E97C61" w:rsidDel="003A1CD7">
          <w:rPr>
            <w:rFonts w:ascii="Times New Roman" w:eastAsia="STHupo" w:hAnsi="Times New Roman" w:cs="Times New Roman"/>
          </w:rPr>
          <w:delText xml:space="preserve">I sampled </w:delText>
        </w:r>
        <w:r w:rsidR="00BA537B" w:rsidRPr="00E97C61" w:rsidDel="003A1CD7">
          <w:rPr>
            <w:rFonts w:ascii="Times New Roman" w:eastAsia="STHupo" w:hAnsi="Times New Roman" w:cs="Times New Roman"/>
          </w:rPr>
          <w:delText xml:space="preserve">in </w:delText>
        </w:r>
        <w:r w:rsidR="00730956" w:rsidRPr="00E97C61" w:rsidDel="003A1CD7">
          <w:rPr>
            <w:rFonts w:ascii="Times New Roman" w:eastAsia="STHupo" w:hAnsi="Times New Roman" w:cs="Times New Roman"/>
          </w:rPr>
          <w:delText>this study were</w:delText>
        </w:r>
      </w:del>
      <w:ins w:id="44" w:author="Clay Arango" w:date="2019-01-23T11:40:00Z">
        <w:r w:rsidR="003A1CD7" w:rsidRPr="00E97C61">
          <w:rPr>
            <w:rFonts w:ascii="Times New Roman" w:eastAsia="STHupo" w:hAnsi="Times New Roman" w:cs="Times New Roman"/>
          </w:rPr>
          <w:t xml:space="preserve">My </w:t>
        </w:r>
      </w:ins>
      <w:ins w:id="45" w:author="Clay Arango" w:date="2019-01-23T11:42:00Z">
        <w:r w:rsidR="003A1CD7" w:rsidRPr="00E97C61">
          <w:rPr>
            <w:rFonts w:ascii="Times New Roman" w:eastAsia="STHupo" w:hAnsi="Times New Roman" w:cs="Times New Roman"/>
          </w:rPr>
          <w:t xml:space="preserve">ten </w:t>
        </w:r>
      </w:ins>
      <w:ins w:id="46" w:author="Clay Arango" w:date="2019-01-23T11:40:00Z">
        <w:r w:rsidR="003A1CD7" w:rsidRPr="00E97C61">
          <w:rPr>
            <w:rFonts w:ascii="Times New Roman" w:eastAsia="STHupo" w:hAnsi="Times New Roman" w:cs="Times New Roman"/>
          </w:rPr>
          <w:t>study sites were located</w:t>
        </w:r>
      </w:ins>
      <w:r w:rsidR="00BA537B" w:rsidRPr="00E97C61">
        <w:rPr>
          <w:rFonts w:ascii="Times New Roman" w:eastAsia="STHupo" w:hAnsi="Times New Roman" w:cs="Times New Roman"/>
        </w:rPr>
        <w:t xml:space="preserve"> on fi</w:t>
      </w:r>
      <w:r w:rsidR="007C668A" w:rsidRPr="00E97C61">
        <w:rPr>
          <w:rFonts w:ascii="Times New Roman" w:eastAsia="STHupo" w:hAnsi="Times New Roman" w:cs="Times New Roman"/>
        </w:rPr>
        <w:t>rst and second order headwater streams</w:t>
      </w:r>
      <w:r w:rsidR="00BA537B" w:rsidRPr="00E97C61">
        <w:rPr>
          <w:rFonts w:ascii="Times New Roman" w:eastAsia="STHupo" w:hAnsi="Times New Roman" w:cs="Times New Roman"/>
        </w:rPr>
        <w:t xml:space="preserve"> in the </w:t>
      </w:r>
      <w:proofErr w:type="spellStart"/>
      <w:r w:rsidR="00BA537B" w:rsidRPr="00E97C61">
        <w:rPr>
          <w:rFonts w:ascii="Times New Roman" w:eastAsia="STHupo" w:hAnsi="Times New Roman" w:cs="Times New Roman"/>
        </w:rPr>
        <w:t>Swauk</w:t>
      </w:r>
      <w:proofErr w:type="spellEnd"/>
      <w:ins w:id="47" w:author="Clay Arango" w:date="2019-01-23T11:42:00Z">
        <w:r w:rsidR="003A1CD7" w:rsidRPr="00E97C61">
          <w:rPr>
            <w:rFonts w:ascii="Times New Roman" w:eastAsia="STHupo" w:hAnsi="Times New Roman" w:cs="Times New Roman"/>
          </w:rPr>
          <w:t xml:space="preserve"> (n=5)</w:t>
        </w:r>
      </w:ins>
      <w:r w:rsidR="00BA537B" w:rsidRPr="00E97C61">
        <w:rPr>
          <w:rFonts w:ascii="Times New Roman" w:eastAsia="STHupo" w:hAnsi="Times New Roman" w:cs="Times New Roman"/>
        </w:rPr>
        <w:t xml:space="preserve">, </w:t>
      </w:r>
      <w:proofErr w:type="spellStart"/>
      <w:r w:rsidR="00BA537B" w:rsidRPr="00E97C61">
        <w:rPr>
          <w:rFonts w:ascii="Times New Roman" w:eastAsia="STHupo" w:hAnsi="Times New Roman" w:cs="Times New Roman"/>
        </w:rPr>
        <w:t>Teanaway</w:t>
      </w:r>
      <w:proofErr w:type="spellEnd"/>
      <w:ins w:id="48" w:author="Clay Arango" w:date="2019-01-23T11:42:00Z">
        <w:r w:rsidR="003A1CD7" w:rsidRPr="00E97C61">
          <w:rPr>
            <w:rFonts w:ascii="Times New Roman" w:eastAsia="STHupo" w:hAnsi="Times New Roman" w:cs="Times New Roman"/>
          </w:rPr>
          <w:t xml:space="preserve"> (n=3)</w:t>
        </w:r>
      </w:ins>
      <w:commentRangeStart w:id="49"/>
      <w:ins w:id="50" w:author="Clay Arango" w:date="2019-01-23T11:41:00Z">
        <w:r w:rsidR="003A1CD7" w:rsidRPr="00E97C61">
          <w:rPr>
            <w:rFonts w:ascii="Times New Roman" w:eastAsia="STHupo" w:hAnsi="Times New Roman" w:cs="Times New Roman"/>
          </w:rPr>
          <w:t>,</w:t>
        </w:r>
        <w:commentRangeEnd w:id="49"/>
        <w:r w:rsidR="003A1CD7" w:rsidRPr="00E97C61">
          <w:rPr>
            <w:rStyle w:val="CommentReference"/>
            <w:rFonts w:ascii="Times New Roman" w:hAnsi="Times New Roman" w:cs="Times New Roman"/>
            <w:sz w:val="24"/>
            <w:szCs w:val="24"/>
            <w:rPrChange w:id="51" w:author="Zach Lessig" w:date="2019-02-08T12:55:00Z">
              <w:rPr>
                <w:rStyle w:val="CommentReference"/>
              </w:rPr>
            </w:rPrChange>
          </w:rPr>
          <w:commentReference w:id="49"/>
        </w:r>
      </w:ins>
      <w:r w:rsidR="00BA537B" w:rsidRPr="00E97C61">
        <w:rPr>
          <w:rFonts w:ascii="Times New Roman" w:eastAsia="STHupo" w:hAnsi="Times New Roman" w:cs="Times New Roman"/>
        </w:rPr>
        <w:t xml:space="preserve"> an</w:t>
      </w:r>
      <w:r w:rsidR="00617E5E" w:rsidRPr="00E97C61">
        <w:rPr>
          <w:rFonts w:ascii="Times New Roman" w:eastAsia="STHupo" w:hAnsi="Times New Roman" w:cs="Times New Roman"/>
        </w:rPr>
        <w:t xml:space="preserve">d </w:t>
      </w:r>
      <w:proofErr w:type="spellStart"/>
      <w:r w:rsidR="00617E5E" w:rsidRPr="00E97C61">
        <w:rPr>
          <w:rFonts w:ascii="Times New Roman" w:eastAsia="STHupo" w:hAnsi="Times New Roman" w:cs="Times New Roman"/>
        </w:rPr>
        <w:t>Taneum</w:t>
      </w:r>
      <w:proofErr w:type="spellEnd"/>
      <w:ins w:id="52" w:author="Clay Arango" w:date="2019-01-23T11:42:00Z">
        <w:r w:rsidR="003A1CD7" w:rsidRPr="00E97C61">
          <w:rPr>
            <w:rFonts w:ascii="Times New Roman" w:eastAsia="STHupo" w:hAnsi="Times New Roman" w:cs="Times New Roman"/>
          </w:rPr>
          <w:t xml:space="preserve"> (n=2)</w:t>
        </w:r>
      </w:ins>
      <w:r w:rsidR="00617E5E" w:rsidRPr="00E97C61">
        <w:rPr>
          <w:rFonts w:ascii="Times New Roman" w:eastAsia="STHupo" w:hAnsi="Times New Roman" w:cs="Times New Roman"/>
        </w:rPr>
        <w:t xml:space="preserve"> </w:t>
      </w:r>
      <w:ins w:id="53" w:author="Zach Lessig" w:date="2019-01-28T14:34:00Z">
        <w:r w:rsidR="007900BA" w:rsidRPr="00E97C61">
          <w:rPr>
            <w:rFonts w:ascii="Times New Roman" w:eastAsia="STHupo" w:hAnsi="Times New Roman" w:cs="Times New Roman"/>
          </w:rPr>
          <w:t>watersheds</w:t>
        </w:r>
      </w:ins>
      <w:del w:id="54" w:author="Zach Lessig" w:date="2019-01-28T14:34:00Z">
        <w:r w:rsidR="00617E5E" w:rsidRPr="00E97C61" w:rsidDel="007900BA">
          <w:rPr>
            <w:rFonts w:ascii="Times New Roman" w:eastAsia="STHupo" w:hAnsi="Times New Roman" w:cs="Times New Roman"/>
          </w:rPr>
          <w:delText>drainage basins</w:delText>
        </w:r>
      </w:del>
      <w:r w:rsidR="00730956" w:rsidRPr="00E97C61">
        <w:rPr>
          <w:rFonts w:ascii="Times New Roman" w:eastAsia="STHupo" w:hAnsi="Times New Roman" w:cs="Times New Roman"/>
        </w:rPr>
        <w:t xml:space="preserve"> </w:t>
      </w:r>
      <w:del w:id="55" w:author="Clay Arango" w:date="2019-01-23T11:40:00Z">
        <w:r w:rsidR="00730956" w:rsidRPr="00E97C61" w:rsidDel="003A1CD7">
          <w:rPr>
            <w:rFonts w:ascii="Times New Roman" w:eastAsia="STHupo" w:hAnsi="Times New Roman" w:cs="Times New Roman"/>
          </w:rPr>
          <w:delText xml:space="preserve">found </w:delText>
        </w:r>
      </w:del>
      <w:r w:rsidR="00730956" w:rsidRPr="00E97C61">
        <w:rPr>
          <w:rFonts w:ascii="Times New Roman" w:eastAsia="STHupo" w:hAnsi="Times New Roman" w:cs="Times New Roman"/>
        </w:rPr>
        <w:t>in Kittitas County, WA</w:t>
      </w:r>
      <w:r w:rsidR="00617E5E" w:rsidRPr="00E97C61">
        <w:rPr>
          <w:rFonts w:ascii="Times New Roman" w:eastAsia="STHupo" w:hAnsi="Times New Roman" w:cs="Times New Roman"/>
        </w:rPr>
        <w:t xml:space="preserve">.  </w:t>
      </w:r>
      <w:r w:rsidR="00B011BF" w:rsidRPr="00E97C61">
        <w:rPr>
          <w:rFonts w:ascii="Times New Roman" w:eastAsia="STHupo" w:hAnsi="Times New Roman" w:cs="Times New Roman"/>
        </w:rPr>
        <w:t>These sites</w:t>
      </w:r>
      <w:ins w:id="56" w:author="Clay Arango" w:date="2019-01-23T11:41:00Z">
        <w:r w:rsidR="003A1CD7" w:rsidRPr="00E97C61">
          <w:rPr>
            <w:rFonts w:ascii="Times New Roman" w:eastAsia="STHupo" w:hAnsi="Times New Roman" w:cs="Times New Roman"/>
          </w:rPr>
          <w:t>,</w:t>
        </w:r>
      </w:ins>
      <w:r w:rsidR="00B011BF" w:rsidRPr="00E97C61">
        <w:rPr>
          <w:rFonts w:ascii="Times New Roman" w:eastAsia="STHupo" w:hAnsi="Times New Roman" w:cs="Times New Roman"/>
        </w:rPr>
        <w:t xml:space="preserve"> </w:t>
      </w:r>
      <w:del w:id="57" w:author="Clay Arango" w:date="2019-01-23T11:41:00Z">
        <w:r w:rsidR="00854009" w:rsidRPr="00E97C61" w:rsidDel="003A1CD7">
          <w:rPr>
            <w:rFonts w:ascii="Times New Roman" w:eastAsia="STHupo" w:hAnsi="Times New Roman" w:cs="Times New Roman"/>
          </w:rPr>
          <w:delText xml:space="preserve">are </w:delText>
        </w:r>
      </w:del>
      <w:r w:rsidR="00854009" w:rsidRPr="00E97C61">
        <w:rPr>
          <w:rFonts w:ascii="Times New Roman" w:eastAsia="STHupo" w:hAnsi="Times New Roman" w:cs="Times New Roman"/>
        </w:rPr>
        <w:t xml:space="preserve">on the east slope of the Cascade Mountains </w:t>
      </w:r>
      <w:ins w:id="58" w:author="Clay Arango" w:date="2019-01-23T11:41:00Z">
        <w:r w:rsidR="003A1CD7" w:rsidRPr="00E97C61">
          <w:rPr>
            <w:rFonts w:ascii="Times New Roman" w:eastAsia="STHupo" w:hAnsi="Times New Roman" w:cs="Times New Roman"/>
          </w:rPr>
          <w:t xml:space="preserve">in the Yakima River Basin, </w:t>
        </w:r>
      </w:ins>
      <w:del w:id="59" w:author="Clay Arango" w:date="2019-01-23T11:41:00Z">
        <w:r w:rsidR="00854009" w:rsidRPr="00E97C61" w:rsidDel="003A1CD7">
          <w:rPr>
            <w:rFonts w:ascii="Times New Roman" w:eastAsia="STHupo" w:hAnsi="Times New Roman" w:cs="Times New Roman"/>
          </w:rPr>
          <w:delText xml:space="preserve">and display </w:delText>
        </w:r>
      </w:del>
      <w:ins w:id="60" w:author="Clay Arango" w:date="2019-01-23T11:41:00Z">
        <w:r w:rsidR="003A1CD7" w:rsidRPr="00E97C61">
          <w:rPr>
            <w:rFonts w:ascii="Times New Roman" w:eastAsia="STHupo" w:hAnsi="Times New Roman" w:cs="Times New Roman"/>
          </w:rPr>
          <w:t xml:space="preserve">have </w:t>
        </w:r>
      </w:ins>
      <w:r w:rsidR="00854009" w:rsidRPr="00E97C61">
        <w:rPr>
          <w:rFonts w:ascii="Times New Roman" w:eastAsia="STHupo" w:hAnsi="Times New Roman" w:cs="Times New Roman"/>
        </w:rPr>
        <w:t>a hydrograph mainly driven by snowmelt</w:t>
      </w:r>
      <w:ins w:id="61" w:author="Clay Arango" w:date="2019-01-23T11:42:00Z">
        <w:r w:rsidR="003A1CD7" w:rsidRPr="00E97C61">
          <w:rPr>
            <w:rFonts w:ascii="Times New Roman" w:eastAsia="STHupo" w:hAnsi="Times New Roman" w:cs="Times New Roman"/>
          </w:rPr>
          <w:t xml:space="preserve"> with peak runoff</w:t>
        </w:r>
      </w:ins>
      <w:ins w:id="62" w:author="Zach Lessig" w:date="2019-01-29T18:01:00Z">
        <w:r w:rsidR="00CB0F7A" w:rsidRPr="00E97C61">
          <w:rPr>
            <w:rFonts w:ascii="Times New Roman" w:eastAsia="STHupo" w:hAnsi="Times New Roman" w:cs="Times New Roman"/>
          </w:rPr>
          <w:t xml:space="preserve"> in May</w:t>
        </w:r>
      </w:ins>
      <w:ins w:id="63" w:author="Clay Arango" w:date="2019-01-23T11:42:00Z">
        <w:del w:id="64" w:author="Zach Lessig" w:date="2019-01-29T18:01:00Z">
          <w:r w:rsidR="003A1CD7" w:rsidRPr="00E97C61" w:rsidDel="00CB0F7A">
            <w:rPr>
              <w:rFonts w:ascii="Times New Roman" w:eastAsia="STHupo" w:hAnsi="Times New Roman" w:cs="Times New Roman"/>
            </w:rPr>
            <w:delText xml:space="preserve"> </w:delText>
          </w:r>
        </w:del>
        <w:del w:id="65" w:author="Zach Lessig" w:date="2019-01-29T18:00:00Z">
          <w:r w:rsidR="003A1CD7" w:rsidRPr="00E97C61" w:rsidDel="00CB0F7A">
            <w:rPr>
              <w:rFonts w:ascii="Times New Roman" w:eastAsia="STHupo" w:hAnsi="Times New Roman" w:cs="Times New Roman"/>
            </w:rPr>
            <w:delText>i</w:delText>
          </w:r>
        </w:del>
      </w:ins>
      <w:ins w:id="66" w:author="Zach Lessig" w:date="2019-01-29T17:59:00Z">
        <w:r w:rsidR="00CB0F7A" w:rsidRPr="00E97C61">
          <w:rPr>
            <w:rFonts w:ascii="Times New Roman" w:eastAsia="STHupo" w:hAnsi="Times New Roman" w:cs="Times New Roman"/>
          </w:rPr>
          <w:t xml:space="preserve"> </w:t>
        </w:r>
      </w:ins>
      <w:ins w:id="67" w:author="Clay Arango" w:date="2019-01-23T11:42:00Z">
        <w:del w:id="68" w:author="Zach Lessig" w:date="2019-01-29T17:59:00Z">
          <w:r w:rsidR="003A1CD7" w:rsidRPr="00E97C61" w:rsidDel="00CB0F7A">
            <w:rPr>
              <w:rFonts w:ascii="Times New Roman" w:eastAsia="STHupo" w:hAnsi="Times New Roman" w:cs="Times New Roman"/>
            </w:rPr>
            <w:delText>n…</w:delText>
          </w:r>
        </w:del>
        <w:r w:rsidR="003A1CD7" w:rsidRPr="00E97C61">
          <w:rPr>
            <w:rFonts w:ascii="Times New Roman" w:eastAsia="STHupo" w:hAnsi="Times New Roman" w:cs="Times New Roman"/>
          </w:rPr>
          <w:t xml:space="preserve">and </w:t>
        </w:r>
        <w:proofErr w:type="spellStart"/>
        <w:r w:rsidR="003A1CD7" w:rsidRPr="00E97C61">
          <w:rPr>
            <w:rFonts w:ascii="Times New Roman" w:eastAsia="STHupo" w:hAnsi="Times New Roman" w:cs="Times New Roman"/>
          </w:rPr>
          <w:t>baseflo</w:t>
        </w:r>
      </w:ins>
      <w:ins w:id="69" w:author="Zach Lessig" w:date="2019-01-29T18:02:00Z">
        <w:r w:rsidR="00CB0F7A" w:rsidRPr="00E97C61">
          <w:rPr>
            <w:rFonts w:ascii="Times New Roman" w:eastAsia="STHupo" w:hAnsi="Times New Roman" w:cs="Times New Roman"/>
          </w:rPr>
          <w:t>w</w:t>
        </w:r>
        <w:proofErr w:type="spellEnd"/>
        <w:r w:rsidR="00CB0F7A" w:rsidRPr="00E97C61">
          <w:rPr>
            <w:rFonts w:ascii="Times New Roman" w:eastAsia="STHupo" w:hAnsi="Times New Roman" w:cs="Times New Roman"/>
          </w:rPr>
          <w:t xml:space="preserve"> at the end of July to beginning of October</w:t>
        </w:r>
      </w:ins>
      <w:customXmlInsRangeStart w:id="70" w:author="Zach Lessig" w:date="2019-01-29T18:11:00Z"/>
      <w:sdt>
        <w:sdtPr>
          <w:rPr>
            <w:rFonts w:ascii="Times New Roman" w:eastAsia="STHupo" w:hAnsi="Times New Roman" w:cs="Times New Roman"/>
          </w:rPr>
          <w:id w:val="1339124087"/>
          <w:citation/>
        </w:sdtPr>
        <w:sdtEndPr/>
        <w:sdtContent>
          <w:customXmlInsRangeEnd w:id="70"/>
          <w:ins w:id="71" w:author="Zach Lessig" w:date="2019-01-29T18:11:00Z">
            <w:r w:rsidR="00CB0F7A" w:rsidRPr="00E97C61">
              <w:rPr>
                <w:rFonts w:ascii="Times New Roman" w:eastAsia="STHupo" w:hAnsi="Times New Roman" w:cs="Times New Roman"/>
                <w:rPrChange w:id="72" w:author="Zach Lessig" w:date="2019-02-08T12:55:00Z">
                  <w:rPr>
                    <w:rFonts w:ascii="Times New Roman" w:eastAsia="STHupo" w:hAnsi="Times New Roman" w:cs="Times New Roman"/>
                  </w:rPr>
                </w:rPrChange>
              </w:rPr>
              <w:fldChar w:fldCharType="begin"/>
            </w:r>
            <w:r w:rsidR="00CB0F7A" w:rsidRPr="00E97C61">
              <w:rPr>
                <w:rFonts w:ascii="Times New Roman" w:eastAsia="STHupo" w:hAnsi="Times New Roman" w:cs="Times New Roman"/>
              </w:rPr>
              <w:instrText xml:space="preserve"> CITATION USB18 \l 1033 </w:instrText>
            </w:r>
          </w:ins>
          <w:r w:rsidR="00CB0F7A" w:rsidRPr="00E97C61">
            <w:rPr>
              <w:rFonts w:ascii="Times New Roman" w:eastAsia="STHupo" w:hAnsi="Times New Roman" w:cs="Times New Roman"/>
              <w:rPrChange w:id="73" w:author="Zach Lessig" w:date="2019-02-08T12:55:00Z">
                <w:rPr>
                  <w:rFonts w:ascii="Times New Roman" w:eastAsia="STHupo" w:hAnsi="Times New Roman" w:cs="Times New Roman"/>
                </w:rPr>
              </w:rPrChange>
            </w:rPr>
            <w:fldChar w:fldCharType="separate"/>
          </w:r>
          <w:ins w:id="74" w:author="Zach Lessig" w:date="2019-01-29T18:11:00Z">
            <w:r w:rsidR="00CB0F7A" w:rsidRPr="00E97C61">
              <w:rPr>
                <w:rFonts w:ascii="Times New Roman" w:eastAsia="STHupo" w:hAnsi="Times New Roman" w:cs="Times New Roman"/>
                <w:noProof/>
              </w:rPr>
              <w:t xml:space="preserve"> </w:t>
            </w:r>
            <w:r w:rsidR="00CB0F7A" w:rsidRPr="00E97C61">
              <w:rPr>
                <w:rFonts w:ascii="Times New Roman" w:eastAsia="STHupo" w:hAnsi="Times New Roman" w:cs="Times New Roman"/>
                <w:noProof/>
                <w:rPrChange w:id="75" w:author="Zach Lessig" w:date="2019-02-08T12:55:00Z">
                  <w:rPr/>
                </w:rPrChange>
              </w:rPr>
              <w:t>(US Bureau of Reclamation, 2018)</w:t>
            </w:r>
            <w:r w:rsidR="00CB0F7A" w:rsidRPr="00E97C61">
              <w:rPr>
                <w:rFonts w:ascii="Times New Roman" w:eastAsia="STHupo" w:hAnsi="Times New Roman" w:cs="Times New Roman"/>
                <w:rPrChange w:id="76" w:author="Zach Lessig" w:date="2019-02-08T12:55:00Z">
                  <w:rPr>
                    <w:rFonts w:ascii="Times New Roman" w:eastAsia="STHupo" w:hAnsi="Times New Roman" w:cs="Times New Roman"/>
                  </w:rPr>
                </w:rPrChange>
              </w:rPr>
              <w:fldChar w:fldCharType="end"/>
            </w:r>
          </w:ins>
          <w:customXmlInsRangeStart w:id="77" w:author="Zach Lessig" w:date="2019-01-29T18:11:00Z"/>
        </w:sdtContent>
      </w:sdt>
      <w:customXmlInsRangeEnd w:id="77"/>
      <w:ins w:id="78" w:author="Zach Lessig" w:date="2019-01-29T18:02:00Z">
        <w:r w:rsidR="00CB0F7A" w:rsidRPr="00E97C61">
          <w:rPr>
            <w:rFonts w:ascii="Times New Roman" w:eastAsia="STHupo" w:hAnsi="Times New Roman" w:cs="Times New Roman"/>
          </w:rPr>
          <w:t xml:space="preserve">.  </w:t>
        </w:r>
      </w:ins>
      <w:ins w:id="79" w:author="Clay Arango" w:date="2019-01-23T11:42:00Z">
        <w:del w:id="80" w:author="Zach Lessig" w:date="2019-01-29T18:02:00Z">
          <w:r w:rsidR="003A1CD7" w:rsidRPr="00E97C61" w:rsidDel="00CB0F7A">
            <w:rPr>
              <w:rFonts w:ascii="Times New Roman" w:eastAsia="STHupo" w:hAnsi="Times New Roman" w:cs="Times New Roman"/>
            </w:rPr>
            <w:delText>w…</w:delText>
          </w:r>
        </w:del>
      </w:ins>
      <w:del w:id="81" w:author="Zach Lessig" w:date="2019-01-29T18:02:00Z">
        <w:r w:rsidR="00854009" w:rsidRPr="00E97C61" w:rsidDel="00CB0F7A">
          <w:rPr>
            <w:rFonts w:ascii="Times New Roman" w:eastAsia="STHupo" w:hAnsi="Times New Roman" w:cs="Times New Roman"/>
          </w:rPr>
          <w:delText xml:space="preserve">.  </w:delText>
        </w:r>
      </w:del>
      <w:r w:rsidR="00617E5E" w:rsidRPr="00E97C61">
        <w:rPr>
          <w:rFonts w:ascii="Times New Roman" w:eastAsia="STHupo" w:hAnsi="Times New Roman" w:cs="Times New Roman"/>
        </w:rPr>
        <w:t xml:space="preserve">The </w:t>
      </w:r>
      <w:r w:rsidR="00A00BCB" w:rsidRPr="00E97C61">
        <w:rPr>
          <w:rFonts w:ascii="Times New Roman" w:eastAsia="STHupo" w:hAnsi="Times New Roman" w:cs="Times New Roman"/>
        </w:rPr>
        <w:t xml:space="preserve">5 </w:t>
      </w:r>
      <w:r w:rsidR="00730956" w:rsidRPr="00E97C61">
        <w:rPr>
          <w:rFonts w:ascii="Times New Roman" w:eastAsia="STHupo" w:hAnsi="Times New Roman" w:cs="Times New Roman"/>
        </w:rPr>
        <w:t>sites</w:t>
      </w:r>
      <w:r w:rsidR="00BA537B" w:rsidRPr="00E97C61">
        <w:rPr>
          <w:rFonts w:ascii="Times New Roman" w:eastAsia="STHupo" w:hAnsi="Times New Roman" w:cs="Times New Roman"/>
        </w:rPr>
        <w:t xml:space="preserve"> in </w:t>
      </w:r>
      <w:proofErr w:type="spellStart"/>
      <w:r w:rsidR="00730956" w:rsidRPr="00E97C61">
        <w:rPr>
          <w:rFonts w:ascii="Times New Roman" w:eastAsia="STHupo" w:hAnsi="Times New Roman" w:cs="Times New Roman"/>
        </w:rPr>
        <w:t>Swauk</w:t>
      </w:r>
      <w:proofErr w:type="spellEnd"/>
      <w:r w:rsidR="00730956" w:rsidRPr="00E97C61">
        <w:rPr>
          <w:rFonts w:ascii="Times New Roman" w:eastAsia="STHupo" w:hAnsi="Times New Roman" w:cs="Times New Roman"/>
        </w:rPr>
        <w:t xml:space="preserve"> were on</w:t>
      </w:r>
      <w:r w:rsidR="00BA537B" w:rsidRPr="00E97C61">
        <w:rPr>
          <w:rFonts w:ascii="Times New Roman" w:eastAsia="STHupo" w:hAnsi="Times New Roman" w:cs="Times New Roman"/>
        </w:rPr>
        <w:t xml:space="preserve"> </w:t>
      </w:r>
      <w:r w:rsidR="00617E5E" w:rsidRPr="00E97C61">
        <w:rPr>
          <w:rFonts w:ascii="Times New Roman" w:eastAsia="STHupo" w:hAnsi="Times New Roman" w:cs="Times New Roman"/>
        </w:rPr>
        <w:t xml:space="preserve">Blue, Hovey, </w:t>
      </w:r>
      <w:proofErr w:type="gramStart"/>
      <w:r w:rsidR="00617E5E" w:rsidRPr="00E97C61">
        <w:rPr>
          <w:rFonts w:ascii="Times New Roman" w:eastAsia="STHupo" w:hAnsi="Times New Roman" w:cs="Times New Roman"/>
        </w:rPr>
        <w:t>Hurley</w:t>
      </w:r>
      <w:proofErr w:type="gramEnd"/>
      <w:r w:rsidR="00617E5E" w:rsidRPr="00E97C61">
        <w:rPr>
          <w:rFonts w:ascii="Times New Roman" w:eastAsia="STHupo" w:hAnsi="Times New Roman" w:cs="Times New Roman"/>
        </w:rPr>
        <w:t>, Iron</w:t>
      </w:r>
      <w:ins w:id="82" w:author="Clay Arango" w:date="2019-01-23T11:43:00Z">
        <w:r w:rsidR="003A1CD7" w:rsidRPr="00E97C61">
          <w:rPr>
            <w:rFonts w:ascii="Times New Roman" w:eastAsia="STHupo" w:hAnsi="Times New Roman" w:cs="Times New Roman"/>
          </w:rPr>
          <w:t>,</w:t>
        </w:r>
      </w:ins>
      <w:r w:rsidR="00617E5E" w:rsidRPr="00E97C61">
        <w:rPr>
          <w:rFonts w:ascii="Times New Roman" w:eastAsia="STHupo" w:hAnsi="Times New Roman" w:cs="Times New Roman"/>
        </w:rPr>
        <w:t xml:space="preserve"> and </w:t>
      </w:r>
      <w:proofErr w:type="spellStart"/>
      <w:r w:rsidR="00617E5E" w:rsidRPr="00E97C61">
        <w:rPr>
          <w:rFonts w:ascii="Times New Roman" w:eastAsia="STHupo" w:hAnsi="Times New Roman" w:cs="Times New Roman"/>
        </w:rPr>
        <w:t>Swauk</w:t>
      </w:r>
      <w:proofErr w:type="spellEnd"/>
      <w:r w:rsidR="00A00BCB" w:rsidRPr="00E97C61">
        <w:rPr>
          <w:rFonts w:ascii="Times New Roman" w:eastAsia="STHupo" w:hAnsi="Times New Roman" w:cs="Times New Roman"/>
        </w:rPr>
        <w:t xml:space="preserve"> creeks</w:t>
      </w:r>
      <w:r w:rsidR="00730956" w:rsidRPr="00E97C61">
        <w:rPr>
          <w:rFonts w:ascii="Times New Roman" w:eastAsia="STHupo" w:hAnsi="Times New Roman" w:cs="Times New Roman"/>
        </w:rPr>
        <w:t>.  The 2 sites</w:t>
      </w:r>
      <w:r w:rsidR="00A00BCB" w:rsidRPr="00E97C61">
        <w:rPr>
          <w:rFonts w:ascii="Times New Roman" w:eastAsia="STHupo" w:hAnsi="Times New Roman" w:cs="Times New Roman"/>
        </w:rPr>
        <w:t xml:space="preserve"> in </w:t>
      </w:r>
      <w:proofErr w:type="spellStart"/>
      <w:r w:rsidR="00730956" w:rsidRPr="00E97C61">
        <w:rPr>
          <w:rFonts w:ascii="Times New Roman" w:eastAsia="STHupo" w:hAnsi="Times New Roman" w:cs="Times New Roman"/>
        </w:rPr>
        <w:t>Taneum</w:t>
      </w:r>
      <w:proofErr w:type="spellEnd"/>
      <w:r w:rsidR="00730956" w:rsidRPr="00E97C61">
        <w:rPr>
          <w:rFonts w:ascii="Times New Roman" w:eastAsia="STHupo" w:hAnsi="Times New Roman" w:cs="Times New Roman"/>
        </w:rPr>
        <w:t xml:space="preserve"> were on</w:t>
      </w:r>
      <w:r w:rsidR="00A00BCB" w:rsidRPr="00E97C61">
        <w:rPr>
          <w:rFonts w:ascii="Times New Roman" w:eastAsia="STHupo" w:hAnsi="Times New Roman" w:cs="Times New Roman"/>
        </w:rPr>
        <w:t xml:space="preserve"> First and Frost creeks</w:t>
      </w:r>
      <w:ins w:id="83" w:author="Clay Arango" w:date="2019-01-23T11:43:00Z">
        <w:r w:rsidR="003A1CD7" w:rsidRPr="00E97C61">
          <w:rPr>
            <w:rFonts w:ascii="Times New Roman" w:eastAsia="STHupo" w:hAnsi="Times New Roman" w:cs="Times New Roman"/>
          </w:rPr>
          <w:t>,</w:t>
        </w:r>
      </w:ins>
      <w:r w:rsidR="00A00BCB" w:rsidRPr="00E97C61">
        <w:rPr>
          <w:rFonts w:ascii="Times New Roman" w:eastAsia="STHupo" w:hAnsi="Times New Roman" w:cs="Times New Roman"/>
        </w:rPr>
        <w:t xml:space="preserve"> and th</w:t>
      </w:r>
      <w:r w:rsidR="00730956" w:rsidRPr="00E97C61">
        <w:rPr>
          <w:rFonts w:ascii="Times New Roman" w:eastAsia="STHupo" w:hAnsi="Times New Roman" w:cs="Times New Roman"/>
        </w:rPr>
        <w:t>e 3 sites in Teanaway were on</w:t>
      </w:r>
      <w:r w:rsidR="00A00BCB" w:rsidRPr="00E97C61">
        <w:rPr>
          <w:rFonts w:ascii="Times New Roman" w:eastAsia="STHupo" w:hAnsi="Times New Roman" w:cs="Times New Roman"/>
        </w:rPr>
        <w:t xml:space="preserve"> Jack, Miller and Standup creeks</w:t>
      </w:r>
      <w:ins w:id="84" w:author="Zach Lessig" w:date="2019-01-28T13:41:00Z">
        <w:r w:rsidR="00A46D75" w:rsidRPr="00E97C61">
          <w:rPr>
            <w:rFonts w:ascii="Times New Roman" w:eastAsia="STHupo" w:hAnsi="Times New Roman" w:cs="Times New Roman"/>
          </w:rPr>
          <w:t xml:space="preserve"> (</w:t>
        </w:r>
        <w:r w:rsidR="00A46D75" w:rsidRPr="00E97C61">
          <w:rPr>
            <w:rFonts w:ascii="Times New Roman" w:eastAsia="STHupo" w:hAnsi="Times New Roman" w:cs="Times New Roman"/>
            <w:rPrChange w:id="85" w:author="Zach Lessig" w:date="2019-02-08T12:55:00Z">
              <w:rPr>
                <w:rFonts w:ascii="Times New Roman" w:eastAsia="STHupo" w:hAnsi="Times New Roman" w:cs="Times New Roman"/>
              </w:rPr>
            </w:rPrChange>
          </w:rPr>
          <w:fldChar w:fldCharType="begin"/>
        </w:r>
        <w:r w:rsidR="00A46D75" w:rsidRPr="00E97C61">
          <w:rPr>
            <w:rFonts w:ascii="Times New Roman" w:eastAsia="STHupo" w:hAnsi="Times New Roman" w:cs="Times New Roman"/>
          </w:rPr>
          <w:instrText xml:space="preserve"> REF _Ref536446226 \h </w:instrText>
        </w:r>
      </w:ins>
      <w:r w:rsidR="001A3055" w:rsidRPr="00E97C61">
        <w:rPr>
          <w:rFonts w:ascii="Times New Roman" w:eastAsia="STHupo" w:hAnsi="Times New Roman" w:cs="Times New Roman"/>
        </w:rPr>
        <w:instrText xml:space="preserve"> \* MERGEFORMAT </w:instrText>
      </w:r>
      <w:r w:rsidR="00A46D75" w:rsidRPr="00E97C61">
        <w:rPr>
          <w:rFonts w:ascii="Times New Roman" w:eastAsia="STHupo" w:hAnsi="Times New Roman" w:cs="Times New Roman"/>
          <w:rPrChange w:id="86" w:author="Zach Lessig" w:date="2019-02-08T12:55:00Z">
            <w:rPr>
              <w:rFonts w:ascii="Times New Roman" w:eastAsia="STHupo" w:hAnsi="Times New Roman" w:cs="Times New Roman"/>
            </w:rPr>
          </w:rPrChange>
        </w:rPr>
      </w:r>
      <w:r w:rsidR="00A46D75" w:rsidRPr="00E97C61">
        <w:rPr>
          <w:rFonts w:ascii="Times New Roman" w:eastAsia="STHupo" w:hAnsi="Times New Roman" w:cs="Times New Roman"/>
          <w:rPrChange w:id="87" w:author="Zach Lessig" w:date="2019-02-08T12:55:00Z">
            <w:rPr>
              <w:rFonts w:ascii="Times New Roman" w:eastAsia="STHupo" w:hAnsi="Times New Roman" w:cs="Times New Roman"/>
            </w:rPr>
          </w:rPrChange>
        </w:rPr>
        <w:fldChar w:fldCharType="separate"/>
      </w:r>
      <w:ins w:id="88" w:author="Zach Lessig" w:date="2019-01-28T13:41:00Z">
        <w:r w:rsidR="00A46D75" w:rsidRPr="00E97C61">
          <w:rPr>
            <w:rFonts w:ascii="Times New Roman" w:hAnsi="Times New Roman" w:cs="Times New Roman"/>
            <w:rPrChange w:id="89" w:author="Zach Lessig" w:date="2019-02-08T12:55:00Z">
              <w:rPr/>
            </w:rPrChange>
          </w:rPr>
          <w:t xml:space="preserve">Figure </w:t>
        </w:r>
        <w:r w:rsidR="00A46D75" w:rsidRPr="00E97C61">
          <w:rPr>
            <w:rFonts w:ascii="Times New Roman" w:hAnsi="Times New Roman" w:cs="Times New Roman"/>
            <w:noProof/>
            <w:rPrChange w:id="90" w:author="Zach Lessig" w:date="2019-02-08T12:55:00Z">
              <w:rPr>
                <w:noProof/>
              </w:rPr>
            </w:rPrChange>
          </w:rPr>
          <w:t>1</w:t>
        </w:r>
        <w:r w:rsidR="00A46D75" w:rsidRPr="00E97C61">
          <w:rPr>
            <w:rFonts w:ascii="Times New Roman" w:eastAsia="STHupo" w:hAnsi="Times New Roman" w:cs="Times New Roman"/>
            <w:rPrChange w:id="91" w:author="Zach Lessig" w:date="2019-02-08T12:55:00Z">
              <w:rPr>
                <w:rFonts w:ascii="Times New Roman" w:eastAsia="STHupo" w:hAnsi="Times New Roman" w:cs="Times New Roman"/>
              </w:rPr>
            </w:rPrChange>
          </w:rPr>
          <w:fldChar w:fldCharType="end"/>
        </w:r>
        <w:r w:rsidR="00A46D75" w:rsidRPr="00E97C61">
          <w:rPr>
            <w:rFonts w:ascii="Times New Roman" w:eastAsia="STHupo" w:hAnsi="Times New Roman" w:cs="Times New Roman"/>
          </w:rPr>
          <w:t>).</w:t>
        </w:r>
      </w:ins>
      <w:ins w:id="92" w:author="Clay Arango" w:date="2019-01-23T11:43:00Z">
        <w:del w:id="93" w:author="Zach Lessig" w:date="2019-01-28T13:41:00Z">
          <w:r w:rsidR="003A1CD7" w:rsidRPr="00E97C61" w:rsidDel="00A46D75">
            <w:rPr>
              <w:rFonts w:ascii="Times New Roman" w:eastAsia="STHupo" w:hAnsi="Times New Roman" w:cs="Times New Roman"/>
            </w:rPr>
            <w:delText xml:space="preserve"> </w:delText>
          </w:r>
          <w:commentRangeStart w:id="94"/>
          <w:r w:rsidR="003A1CD7" w:rsidRPr="00E97C61" w:rsidDel="00A46D75">
            <w:rPr>
              <w:rFonts w:ascii="Times New Roman" w:eastAsia="STHupo" w:hAnsi="Times New Roman" w:cs="Times New Roman"/>
            </w:rPr>
            <w:delText>(Figure X)</w:delText>
          </w:r>
          <w:commentRangeEnd w:id="94"/>
          <w:r w:rsidR="003A1CD7" w:rsidRPr="00E97C61" w:rsidDel="00A46D75">
            <w:rPr>
              <w:rStyle w:val="CommentReference"/>
              <w:rFonts w:ascii="Times New Roman" w:hAnsi="Times New Roman" w:cs="Times New Roman"/>
              <w:sz w:val="24"/>
              <w:szCs w:val="24"/>
              <w:rPrChange w:id="95" w:author="Zach Lessig" w:date="2019-02-08T12:55:00Z">
                <w:rPr>
                  <w:rStyle w:val="CommentReference"/>
                </w:rPr>
              </w:rPrChange>
            </w:rPr>
            <w:commentReference w:id="94"/>
          </w:r>
        </w:del>
      </w:ins>
      <w:del w:id="96" w:author="Zach Lessig" w:date="2019-01-28T13:41:00Z">
        <w:r w:rsidR="00854009" w:rsidRPr="00E97C61" w:rsidDel="00A46D75">
          <w:rPr>
            <w:rFonts w:ascii="Times New Roman" w:eastAsia="STHupo" w:hAnsi="Times New Roman" w:cs="Times New Roman"/>
          </w:rPr>
          <w:delText>.</w:delText>
        </w:r>
      </w:del>
      <w:ins w:id="97" w:author="Zach Lessig" w:date="2019-01-28T13:37:00Z">
        <w:r w:rsidR="00A46D75" w:rsidRPr="00E97C61">
          <w:rPr>
            <w:rFonts w:ascii="Times New Roman" w:hAnsi="Times New Roman" w:cs="Times New Roman"/>
            <w:noProof/>
            <w:rPrChange w:id="98" w:author="Zach Lessig" w:date="2019-02-08T12:55:00Z">
              <w:rPr>
                <w:noProof/>
              </w:rPr>
            </w:rPrChange>
          </w:rPr>
          <w:t xml:space="preserve"> </w:t>
        </w:r>
        <w:r w:rsidR="00A46D75" w:rsidRPr="00E97C61">
          <w:rPr>
            <w:rFonts w:ascii="Times New Roman" w:eastAsia="STHupo" w:hAnsi="Times New Roman" w:cs="Times New Roman"/>
            <w:noProof/>
            <w:rPrChange w:id="99" w:author="Zach Lessig" w:date="2019-02-08T12:55:00Z">
              <w:rPr>
                <w:rFonts w:ascii="Times New Roman" w:eastAsia="STHupo" w:hAnsi="Times New Roman" w:cs="Times New Roman"/>
                <w:noProof/>
              </w:rPr>
            </w:rPrChange>
          </w:rPr>
          <w:drawing>
            <wp:inline distT="0" distB="0" distL="0" distR="0" wp14:anchorId="65BF0958" wp14:editId="25B05643">
              <wp:extent cx="5486400" cy="3213735"/>
              <wp:effectExtent l="0" t="0" r="0" b="571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0"/>
                      <a:srcRect l="17223" t="29969" r="50220" b="22353"/>
                      <a:stretch/>
                    </pic:blipFill>
                    <pic:spPr>
                      <a:xfrm>
                        <a:off x="0" y="0"/>
                        <a:ext cx="5486400" cy="3213735"/>
                      </a:xfrm>
                      <a:prstGeom prst="rect">
                        <a:avLst/>
                      </a:prstGeom>
                    </pic:spPr>
                  </pic:pic>
                </a:graphicData>
              </a:graphic>
            </wp:inline>
          </w:drawing>
        </w:r>
      </w:ins>
    </w:p>
    <w:p w14:paraId="68D3945A" w14:textId="4D6BA232" w:rsidR="00A46D75" w:rsidRPr="00E97C61" w:rsidRDefault="00A46D75">
      <w:pPr>
        <w:pStyle w:val="Caption"/>
        <w:rPr>
          <w:rFonts w:ascii="Times New Roman" w:eastAsia="STHupo" w:hAnsi="Times New Roman" w:cs="Times New Roman"/>
          <w:rPrChange w:id="100" w:author="Zach Lessig" w:date="2019-02-08T12:55:00Z">
            <w:rPr>
              <w:rFonts w:ascii="Times New Roman" w:eastAsia="STHupo" w:hAnsi="Times New Roman" w:cs="Times New Roman"/>
            </w:rPr>
          </w:rPrChange>
        </w:rPr>
        <w:pPrChange w:id="101" w:author="Zach Lessig" w:date="2019-02-08T13:00:00Z">
          <w:pPr>
            <w:spacing w:line="480" w:lineRule="auto"/>
          </w:pPr>
        </w:pPrChange>
      </w:pPr>
      <w:bookmarkStart w:id="102" w:name="_Ref536446226"/>
      <w:ins w:id="103" w:author="Zach Lessig" w:date="2019-01-28T13:40:00Z">
        <w:r w:rsidRPr="00E97C61">
          <w:rPr>
            <w:rFonts w:ascii="Times New Roman" w:hAnsi="Times New Roman" w:cs="Times New Roman"/>
            <w:color w:val="auto"/>
            <w:sz w:val="24"/>
            <w:szCs w:val="24"/>
            <w:rPrChange w:id="104" w:author="Zach Lessig" w:date="2019-02-08T12:55:00Z">
              <w:rPr>
                <w:b/>
                <w:bCs/>
              </w:rPr>
            </w:rPrChange>
          </w:rPr>
          <w:t xml:space="preserve">Figure </w:t>
        </w:r>
        <w:r w:rsidRPr="00E97C61">
          <w:rPr>
            <w:rFonts w:ascii="Times New Roman" w:hAnsi="Times New Roman" w:cs="Times New Roman"/>
            <w:color w:val="auto"/>
            <w:sz w:val="24"/>
            <w:szCs w:val="24"/>
            <w:rPrChange w:id="105" w:author="Zach Lessig" w:date="2019-02-08T12:55:00Z">
              <w:rPr>
                <w:b/>
                <w:bCs/>
              </w:rPr>
            </w:rPrChange>
          </w:rPr>
          <w:fldChar w:fldCharType="begin"/>
        </w:r>
        <w:r w:rsidRPr="00E97C61">
          <w:rPr>
            <w:rFonts w:ascii="Times New Roman" w:hAnsi="Times New Roman" w:cs="Times New Roman"/>
            <w:color w:val="auto"/>
            <w:sz w:val="24"/>
            <w:szCs w:val="24"/>
            <w:rPrChange w:id="106" w:author="Zach Lessig" w:date="2019-02-08T12:55:00Z">
              <w:rPr>
                <w:b/>
                <w:bCs/>
              </w:rPr>
            </w:rPrChange>
          </w:rPr>
          <w:instrText xml:space="preserve"> SEQ Figure \* ARABIC </w:instrText>
        </w:r>
      </w:ins>
      <w:r w:rsidRPr="00E97C61">
        <w:rPr>
          <w:rFonts w:ascii="Times New Roman" w:hAnsi="Times New Roman" w:cs="Times New Roman"/>
          <w:color w:val="auto"/>
          <w:sz w:val="24"/>
          <w:szCs w:val="24"/>
          <w:rPrChange w:id="107" w:author="Zach Lessig" w:date="2019-02-08T12:55:00Z">
            <w:rPr>
              <w:b/>
              <w:bCs/>
            </w:rPr>
          </w:rPrChange>
        </w:rPr>
        <w:fldChar w:fldCharType="separate"/>
      </w:r>
      <w:ins w:id="108" w:author="Zach Lessig" w:date="2019-02-07T12:01:00Z">
        <w:r w:rsidR="005C7538" w:rsidRPr="00E97C61">
          <w:rPr>
            <w:rFonts w:ascii="Times New Roman" w:hAnsi="Times New Roman" w:cs="Times New Roman"/>
            <w:noProof/>
            <w:color w:val="auto"/>
            <w:sz w:val="24"/>
            <w:szCs w:val="24"/>
            <w:rPrChange w:id="109" w:author="Zach Lessig" w:date="2019-02-08T12:55:00Z">
              <w:rPr>
                <w:rFonts w:ascii="Times New Roman" w:hAnsi="Times New Roman" w:cs="Times New Roman"/>
                <w:b/>
                <w:bCs/>
                <w:noProof/>
              </w:rPr>
            </w:rPrChange>
          </w:rPr>
          <w:t>1</w:t>
        </w:r>
      </w:ins>
      <w:ins w:id="110" w:author="Zach Lessig" w:date="2019-01-28T13:40:00Z">
        <w:r w:rsidRPr="00E97C61">
          <w:rPr>
            <w:rFonts w:ascii="Times New Roman" w:hAnsi="Times New Roman" w:cs="Times New Roman"/>
            <w:color w:val="auto"/>
            <w:sz w:val="24"/>
            <w:szCs w:val="24"/>
            <w:rPrChange w:id="111" w:author="Zach Lessig" w:date="2019-02-08T12:55:00Z">
              <w:rPr>
                <w:b/>
                <w:bCs/>
              </w:rPr>
            </w:rPrChange>
          </w:rPr>
          <w:fldChar w:fldCharType="end"/>
        </w:r>
      </w:ins>
      <w:bookmarkEnd w:id="102"/>
      <w:ins w:id="112" w:author="Zach Lessig" w:date="2019-01-30T08:34:00Z">
        <w:r w:rsidR="00660F15" w:rsidRPr="00E97C61">
          <w:rPr>
            <w:rFonts w:ascii="Times New Roman" w:hAnsi="Times New Roman" w:cs="Times New Roman"/>
            <w:b w:val="0"/>
            <w:color w:val="auto"/>
            <w:sz w:val="24"/>
            <w:szCs w:val="24"/>
            <w:rPrChange w:id="113" w:author="Zach Lessig" w:date="2019-02-08T12:55:00Z">
              <w:rPr>
                <w:b/>
                <w:bCs/>
              </w:rPr>
            </w:rPrChange>
          </w:rPr>
          <w:t>. Map showin</w:t>
        </w:r>
      </w:ins>
      <w:ins w:id="114" w:author="Zach Lessig" w:date="2019-01-30T08:35:00Z">
        <w:r w:rsidR="00660F15" w:rsidRPr="00E97C61">
          <w:rPr>
            <w:rFonts w:ascii="Times New Roman" w:hAnsi="Times New Roman" w:cs="Times New Roman"/>
            <w:b w:val="0"/>
            <w:color w:val="auto"/>
            <w:sz w:val="24"/>
            <w:szCs w:val="24"/>
            <w:rPrChange w:id="115" w:author="Zach Lessig" w:date="2019-02-08T12:55:00Z">
              <w:rPr>
                <w:b/>
                <w:bCs/>
              </w:rPr>
            </w:rPrChange>
          </w:rPr>
          <w:t xml:space="preserve">g </w:t>
        </w:r>
        <w:proofErr w:type="spellStart"/>
        <w:r w:rsidR="00660F15" w:rsidRPr="00E97C61">
          <w:rPr>
            <w:rFonts w:ascii="Times New Roman" w:hAnsi="Times New Roman" w:cs="Times New Roman"/>
            <w:b w:val="0"/>
            <w:color w:val="auto"/>
            <w:sz w:val="24"/>
            <w:szCs w:val="24"/>
            <w:rPrChange w:id="116" w:author="Zach Lessig" w:date="2019-02-08T12:55:00Z">
              <w:rPr>
                <w:b/>
                <w:bCs/>
              </w:rPr>
            </w:rPrChange>
          </w:rPr>
          <w:t>Teanaway</w:t>
        </w:r>
        <w:proofErr w:type="spellEnd"/>
        <w:r w:rsidR="00660F15" w:rsidRPr="00E97C61">
          <w:rPr>
            <w:rFonts w:ascii="Times New Roman" w:hAnsi="Times New Roman" w:cs="Times New Roman"/>
            <w:b w:val="0"/>
            <w:color w:val="auto"/>
            <w:sz w:val="24"/>
            <w:szCs w:val="24"/>
            <w:rPrChange w:id="117" w:author="Zach Lessig" w:date="2019-02-08T12:55:00Z">
              <w:rPr>
                <w:b/>
                <w:bCs/>
              </w:rPr>
            </w:rPrChange>
          </w:rPr>
          <w:t xml:space="preserve">, </w:t>
        </w:r>
        <w:proofErr w:type="spellStart"/>
        <w:r w:rsidR="00660F15" w:rsidRPr="00E97C61">
          <w:rPr>
            <w:rFonts w:ascii="Times New Roman" w:hAnsi="Times New Roman" w:cs="Times New Roman"/>
            <w:b w:val="0"/>
            <w:color w:val="auto"/>
            <w:sz w:val="24"/>
            <w:szCs w:val="24"/>
            <w:rPrChange w:id="118" w:author="Zach Lessig" w:date="2019-02-08T12:55:00Z">
              <w:rPr>
                <w:b/>
                <w:bCs/>
              </w:rPr>
            </w:rPrChange>
          </w:rPr>
          <w:t>Swauk</w:t>
        </w:r>
        <w:proofErr w:type="spellEnd"/>
        <w:r w:rsidR="00660F15" w:rsidRPr="00E97C61">
          <w:rPr>
            <w:rFonts w:ascii="Times New Roman" w:hAnsi="Times New Roman" w:cs="Times New Roman"/>
            <w:b w:val="0"/>
            <w:color w:val="auto"/>
            <w:sz w:val="24"/>
            <w:szCs w:val="24"/>
            <w:rPrChange w:id="119" w:author="Zach Lessig" w:date="2019-02-08T12:55:00Z">
              <w:rPr>
                <w:b/>
                <w:bCs/>
              </w:rPr>
            </w:rPrChange>
          </w:rPr>
          <w:t xml:space="preserve">, and </w:t>
        </w:r>
        <w:proofErr w:type="spellStart"/>
        <w:r w:rsidR="00660F15" w:rsidRPr="00E97C61">
          <w:rPr>
            <w:rFonts w:ascii="Times New Roman" w:hAnsi="Times New Roman" w:cs="Times New Roman"/>
            <w:b w:val="0"/>
            <w:color w:val="auto"/>
            <w:sz w:val="24"/>
            <w:szCs w:val="24"/>
            <w:rPrChange w:id="120" w:author="Zach Lessig" w:date="2019-02-08T12:55:00Z">
              <w:rPr>
                <w:b/>
                <w:bCs/>
              </w:rPr>
            </w:rPrChange>
          </w:rPr>
          <w:t>Taneum</w:t>
        </w:r>
        <w:proofErr w:type="spellEnd"/>
        <w:r w:rsidR="00660F15" w:rsidRPr="00E97C61">
          <w:rPr>
            <w:rFonts w:ascii="Times New Roman" w:hAnsi="Times New Roman" w:cs="Times New Roman"/>
            <w:b w:val="0"/>
            <w:color w:val="auto"/>
            <w:sz w:val="24"/>
            <w:szCs w:val="24"/>
            <w:rPrChange w:id="121" w:author="Zach Lessig" w:date="2019-02-08T12:55:00Z">
              <w:rPr>
                <w:b/>
                <w:bCs/>
              </w:rPr>
            </w:rPrChange>
          </w:rPr>
          <w:t xml:space="preserve"> watersheds with respective study sites.</w:t>
        </w:r>
      </w:ins>
    </w:p>
    <w:p w14:paraId="0ADC3738" w14:textId="3038F2B1" w:rsidR="00F75B0B" w:rsidRPr="00E97C61" w:rsidRDefault="00F75B0B">
      <w:pPr>
        <w:spacing w:line="480" w:lineRule="auto"/>
        <w:ind w:firstLine="720"/>
        <w:rPr>
          <w:ins w:id="122" w:author="Zach Lessig" w:date="2019-01-29T08:36:00Z"/>
          <w:rFonts w:ascii="Times New Roman" w:eastAsia="STHupo" w:hAnsi="Times New Roman" w:cs="Times New Roman"/>
        </w:rPr>
      </w:pPr>
      <w:ins w:id="123" w:author="Zach Lessig" w:date="2019-01-29T08:36:00Z">
        <w:r w:rsidRPr="00E97C61">
          <w:rPr>
            <w:rFonts w:ascii="Times New Roman" w:eastAsia="STHupo" w:hAnsi="Times New Roman" w:cs="Times New Roman"/>
          </w:rPr>
          <w:t xml:space="preserve">I sampled these sites 3 </w:t>
        </w:r>
        <w:r w:rsidR="002A30AE" w:rsidRPr="00E97C61">
          <w:rPr>
            <w:rFonts w:ascii="Times New Roman" w:eastAsia="STHupo" w:hAnsi="Times New Roman" w:cs="Times New Roman"/>
          </w:rPr>
          <w:t xml:space="preserve">times between 2017 and 2018 to </w:t>
        </w:r>
        <w:r w:rsidRPr="00E97C61">
          <w:rPr>
            <w:rFonts w:ascii="Times New Roman" w:eastAsia="STHupo" w:hAnsi="Times New Roman" w:cs="Times New Roman"/>
          </w:rPr>
          <w:t xml:space="preserve">capture seasonal </w:t>
        </w:r>
        <w:r w:rsidR="002A30AE" w:rsidRPr="00E97C61">
          <w:rPr>
            <w:rFonts w:ascii="Times New Roman" w:eastAsia="STHupo" w:hAnsi="Times New Roman" w:cs="Times New Roman"/>
          </w:rPr>
          <w:t xml:space="preserve">variation in stream conditions.  </w:t>
        </w:r>
        <w:r w:rsidRPr="00E97C61">
          <w:rPr>
            <w:rFonts w:ascii="Times New Roman" w:eastAsia="STHupo" w:hAnsi="Times New Roman" w:cs="Times New Roman"/>
          </w:rPr>
          <w:t xml:space="preserve">The first sampling period was in the summer of 2017 from </w:t>
        </w:r>
        <w:commentRangeStart w:id="124"/>
        <w:r w:rsidRPr="00E97C61">
          <w:rPr>
            <w:rFonts w:ascii="Times New Roman" w:eastAsia="STHupo" w:hAnsi="Times New Roman" w:cs="Times New Roman"/>
          </w:rPr>
          <w:t xml:space="preserve">July 19 </w:t>
        </w:r>
        <w:r w:rsidRPr="00E97C61">
          <w:rPr>
            <w:rFonts w:ascii="Times New Roman" w:eastAsia="STHupo" w:hAnsi="Times New Roman" w:cs="Times New Roman"/>
          </w:rPr>
          <w:lastRenderedPageBreak/>
          <w:t>to August 15, the second sampling period was in the fall of 2017 from November 5 to November 16, and the third and final sampling was in the summer of 2018 from Jun 26 to July 15</w:t>
        </w:r>
        <w:commentRangeEnd w:id="124"/>
        <w:r w:rsidRPr="00E97C61">
          <w:rPr>
            <w:rStyle w:val="CommentReference"/>
            <w:rFonts w:ascii="Times New Roman" w:hAnsi="Times New Roman" w:cs="Times New Roman"/>
            <w:sz w:val="24"/>
            <w:szCs w:val="24"/>
            <w:rPrChange w:id="125" w:author="Zach Lessig" w:date="2019-02-08T12:55:00Z">
              <w:rPr>
                <w:rStyle w:val="CommentReference"/>
              </w:rPr>
            </w:rPrChange>
          </w:rPr>
          <w:commentReference w:id="124"/>
        </w:r>
        <w:r w:rsidRPr="00E97C61">
          <w:rPr>
            <w:rFonts w:ascii="Times New Roman" w:eastAsia="STHupo" w:hAnsi="Times New Roman" w:cs="Times New Roman"/>
          </w:rPr>
          <w:t xml:space="preserve">.  </w:t>
        </w:r>
      </w:ins>
    </w:p>
    <w:p w14:paraId="19E6F7BD" w14:textId="3A9C4C6C" w:rsidR="00BC0F95" w:rsidRPr="00E97C61" w:rsidRDefault="00854009">
      <w:pPr>
        <w:spacing w:line="480" w:lineRule="auto"/>
        <w:ind w:firstLine="720"/>
        <w:rPr>
          <w:ins w:id="126" w:author="Zach Lessig" w:date="2019-01-29T09:27:00Z"/>
          <w:rFonts w:ascii="Times New Roman" w:eastAsia="STHupo" w:hAnsi="Times New Roman" w:cs="Times New Roman"/>
        </w:rPr>
        <w:pPrChange w:id="127" w:author="Zach Lessig" w:date="2019-02-08T12:56:00Z">
          <w:pPr>
            <w:spacing w:line="480" w:lineRule="auto"/>
          </w:pPr>
        </w:pPrChange>
      </w:pPr>
      <w:commentRangeStart w:id="128"/>
      <w:r w:rsidRPr="00E97C61">
        <w:rPr>
          <w:rFonts w:ascii="Times New Roman" w:eastAsia="STHupo" w:hAnsi="Times New Roman" w:cs="Times New Roman"/>
        </w:rPr>
        <w:t xml:space="preserve">At each site </w:t>
      </w:r>
      <w:ins w:id="129" w:author="Zach Lessig" w:date="2019-01-28T14:37:00Z">
        <w:r w:rsidR="007900BA" w:rsidRPr="00E97C61">
          <w:rPr>
            <w:rFonts w:ascii="Times New Roman" w:eastAsia="STHupo" w:hAnsi="Times New Roman" w:cs="Times New Roman"/>
          </w:rPr>
          <w:t>on these low order headwater streams I</w:t>
        </w:r>
      </w:ins>
      <w:del w:id="130" w:author="Zach Lessig" w:date="2019-01-28T14:37:00Z">
        <w:r w:rsidRPr="00E97C61" w:rsidDel="007900BA">
          <w:rPr>
            <w:rFonts w:ascii="Times New Roman" w:eastAsia="STHupo" w:hAnsi="Times New Roman" w:cs="Times New Roman"/>
          </w:rPr>
          <w:delText>I</w:delText>
        </w:r>
      </w:del>
      <w:r w:rsidRPr="00E97C61">
        <w:rPr>
          <w:rFonts w:ascii="Times New Roman" w:eastAsia="STHupo" w:hAnsi="Times New Roman" w:cs="Times New Roman"/>
        </w:rPr>
        <w:t xml:space="preserve"> collected</w:t>
      </w:r>
      <w:ins w:id="131" w:author="Zach Lessig" w:date="2019-01-29T09:29:00Z">
        <w:r w:rsidR="00BC0F95" w:rsidRPr="00E97C61">
          <w:rPr>
            <w:rFonts w:ascii="Times New Roman" w:eastAsia="STHupo" w:hAnsi="Times New Roman" w:cs="Times New Roman"/>
          </w:rPr>
          <w:t xml:space="preserve"> </w:t>
        </w:r>
      </w:ins>
      <w:del w:id="132" w:author="Zach Lessig" w:date="2019-01-29T09:29:00Z">
        <w:r w:rsidRPr="00E97C61" w:rsidDel="00BC0F95">
          <w:rPr>
            <w:rFonts w:ascii="Times New Roman" w:eastAsia="STHupo" w:hAnsi="Times New Roman" w:cs="Times New Roman"/>
          </w:rPr>
          <w:delText xml:space="preserve"> </w:delText>
        </w:r>
      </w:del>
      <w:ins w:id="133" w:author="Zach Lessig" w:date="2019-01-29T09:28:00Z">
        <w:r w:rsidR="00BC0F95" w:rsidRPr="00E97C61">
          <w:rPr>
            <w:rFonts w:ascii="Times New Roman" w:eastAsia="STHupo" w:hAnsi="Times New Roman" w:cs="Times New Roman"/>
          </w:rPr>
          <w:t xml:space="preserve">site description data one time; </w:t>
        </w:r>
      </w:ins>
      <w:r w:rsidRPr="00E97C61">
        <w:rPr>
          <w:rFonts w:ascii="Times New Roman" w:eastAsia="STHupo" w:hAnsi="Times New Roman" w:cs="Times New Roman"/>
        </w:rPr>
        <w:t>GPS coordinates (</w:t>
      </w:r>
      <w:proofErr w:type="spellStart"/>
      <w:r w:rsidRPr="00E97C61">
        <w:rPr>
          <w:rFonts w:ascii="Times New Roman" w:eastAsia="STHupo" w:hAnsi="Times New Roman" w:cs="Times New Roman"/>
        </w:rPr>
        <w:t>MotionX</w:t>
      </w:r>
      <w:proofErr w:type="spellEnd"/>
      <w:r w:rsidRPr="00E97C61">
        <w:rPr>
          <w:rFonts w:ascii="Times New Roman" w:eastAsia="STHupo" w:hAnsi="Times New Roman" w:cs="Times New Roman"/>
        </w:rPr>
        <w:t xml:space="preserve">-GPS version 24.1, </w:t>
      </w:r>
      <w:proofErr w:type="spellStart"/>
      <w:r w:rsidRPr="00E97C61">
        <w:rPr>
          <w:rFonts w:ascii="Times New Roman" w:eastAsia="STHupo" w:hAnsi="Times New Roman" w:cs="Times New Roman"/>
        </w:rPr>
        <w:t>Fullpower</w:t>
      </w:r>
      <w:proofErr w:type="spellEnd"/>
      <w:r w:rsidRPr="00E97C61">
        <w:rPr>
          <w:rFonts w:ascii="Times New Roman" w:eastAsia="STHupo" w:hAnsi="Times New Roman" w:cs="Times New Roman"/>
        </w:rPr>
        <w:t xml:space="preserve"> Technologies on Apple iPhone 5), </w:t>
      </w:r>
      <w:ins w:id="134" w:author="Zach Lessig" w:date="2019-01-28T14:10:00Z">
        <w:r w:rsidR="00E67EAF" w:rsidRPr="00E97C61">
          <w:rPr>
            <w:rFonts w:ascii="Times New Roman" w:eastAsia="STHupo" w:hAnsi="Times New Roman" w:cs="Times New Roman"/>
          </w:rPr>
          <w:t xml:space="preserve">and </w:t>
        </w:r>
      </w:ins>
      <w:r w:rsidRPr="00E97C61">
        <w:rPr>
          <w:rFonts w:ascii="Times New Roman" w:eastAsia="STHupo" w:hAnsi="Times New Roman" w:cs="Times New Roman"/>
        </w:rPr>
        <w:t>elevation (Google Earth)</w:t>
      </w:r>
      <w:ins w:id="135" w:author="Zach Lessig" w:date="2019-01-28T14:12:00Z">
        <w:r w:rsidR="00E67EAF" w:rsidRPr="00E97C61">
          <w:rPr>
            <w:rFonts w:ascii="Times New Roman" w:eastAsia="STHupo" w:hAnsi="Times New Roman" w:cs="Times New Roman"/>
          </w:rPr>
          <w:t xml:space="preserve"> with sites ranging from 869 to 1071m.</w:t>
        </w:r>
      </w:ins>
      <w:del w:id="136" w:author="Zach Lessig" w:date="2019-01-28T14:11:00Z">
        <w:r w:rsidRPr="00E97C61" w:rsidDel="00E67EAF">
          <w:rPr>
            <w:rFonts w:ascii="Times New Roman" w:eastAsia="STHupo" w:hAnsi="Times New Roman" w:cs="Times New Roman"/>
          </w:rPr>
          <w:delText>,</w:delText>
        </w:r>
      </w:del>
      <w:r w:rsidRPr="00E97C61">
        <w:rPr>
          <w:rFonts w:ascii="Times New Roman" w:eastAsia="STHupo" w:hAnsi="Times New Roman" w:cs="Times New Roman"/>
        </w:rPr>
        <w:t xml:space="preserve"> </w:t>
      </w:r>
      <w:ins w:id="137" w:author="Zach Lessig" w:date="2019-01-28T14:13:00Z">
        <w:r w:rsidR="00E67EAF" w:rsidRPr="00E97C61">
          <w:rPr>
            <w:rFonts w:ascii="Times New Roman" w:eastAsia="STHupo" w:hAnsi="Times New Roman" w:cs="Times New Roman"/>
          </w:rPr>
          <w:t xml:space="preserve"> S</w:t>
        </w:r>
      </w:ins>
      <w:del w:id="138" w:author="Zach Lessig" w:date="2019-01-28T14:13:00Z">
        <w:r w:rsidRPr="00E97C61" w:rsidDel="00E67EAF">
          <w:rPr>
            <w:rFonts w:ascii="Times New Roman" w:eastAsia="STHupo" w:hAnsi="Times New Roman" w:cs="Times New Roman"/>
          </w:rPr>
          <w:delText>s</w:delText>
        </w:r>
      </w:del>
      <w:r w:rsidRPr="00E97C61">
        <w:rPr>
          <w:rFonts w:ascii="Times New Roman" w:eastAsia="STHupo" w:hAnsi="Times New Roman" w:cs="Times New Roman"/>
        </w:rPr>
        <w:t>tream aspect (</w:t>
      </w:r>
      <w:proofErr w:type="spellStart"/>
      <w:r w:rsidRPr="00E97C61">
        <w:rPr>
          <w:rFonts w:ascii="Times New Roman" w:eastAsia="STHupo" w:hAnsi="Times New Roman" w:cs="Times New Roman"/>
        </w:rPr>
        <w:t>Lensatic</w:t>
      </w:r>
      <w:proofErr w:type="spellEnd"/>
      <w:r w:rsidRPr="00E97C61">
        <w:rPr>
          <w:rFonts w:ascii="Times New Roman" w:eastAsia="STHupo" w:hAnsi="Times New Roman" w:cs="Times New Roman"/>
        </w:rPr>
        <w:t xml:space="preserve"> compass, Engineer)</w:t>
      </w:r>
      <w:del w:id="139" w:author="Zach Lessig" w:date="2019-01-30T14:08:00Z">
        <w:r w:rsidRPr="00E97C61" w:rsidDel="007E070D">
          <w:rPr>
            <w:rFonts w:ascii="Times New Roman" w:eastAsia="STHupo" w:hAnsi="Times New Roman" w:cs="Times New Roman"/>
          </w:rPr>
          <w:delText xml:space="preserve"> </w:delText>
        </w:r>
      </w:del>
      <w:ins w:id="140" w:author="Zach Lessig" w:date="2019-01-30T14:08:00Z">
        <w:r w:rsidR="007E070D" w:rsidRPr="00E97C61">
          <w:rPr>
            <w:rFonts w:ascii="Times New Roman" w:eastAsia="STHupo" w:hAnsi="Times New Roman" w:cs="Times New Roman"/>
          </w:rPr>
          <w:t xml:space="preserve"> which was converted to a value of degrees south facing (e.g. 180</w:t>
        </w:r>
      </w:ins>
      <w:ins w:id="141" w:author="Zach Lessig" w:date="2019-01-30T14:10:00Z">
        <w:r w:rsidR="007E070D" w:rsidRPr="00E97C61">
          <w:rPr>
            <w:rFonts w:ascii="Times New Roman" w:eastAsia="STHupo" w:hAnsi="Times New Roman" w:cs="Times New Roman"/>
          </w:rPr>
          <w:t>º is directly south and 0</w:t>
        </w:r>
      </w:ins>
      <w:ins w:id="142" w:author="Zach Lessig" w:date="2019-01-30T14:11:00Z">
        <w:r w:rsidR="007E070D" w:rsidRPr="00E97C61">
          <w:rPr>
            <w:rFonts w:ascii="Times New Roman" w:eastAsia="STHupo" w:hAnsi="Times New Roman" w:cs="Times New Roman"/>
          </w:rPr>
          <w:t>°</w:t>
        </w:r>
      </w:ins>
      <w:ins w:id="143" w:author="Zach Lessig" w:date="2019-01-30T14:10:00Z">
        <w:r w:rsidR="007E070D" w:rsidRPr="00E97C61">
          <w:rPr>
            <w:rFonts w:ascii="Times New Roman" w:eastAsia="STHupo" w:hAnsi="Times New Roman" w:cs="Times New Roman"/>
          </w:rPr>
          <w:t xml:space="preserve"> is north)</w:t>
        </w:r>
      </w:ins>
      <w:ins w:id="144" w:author="Zach Lessig" w:date="2019-01-28T14:14:00Z">
        <w:r w:rsidR="00E67EAF" w:rsidRPr="00E97C61">
          <w:rPr>
            <w:rFonts w:ascii="Times New Roman" w:eastAsia="STHupo" w:hAnsi="Times New Roman" w:cs="Times New Roman"/>
          </w:rPr>
          <w:t xml:space="preserve">.  </w:t>
        </w:r>
      </w:ins>
      <w:ins w:id="145" w:author="Zach Lessig" w:date="2019-01-28T14:23:00Z">
        <w:r w:rsidR="00E67EAF" w:rsidRPr="00E97C61">
          <w:rPr>
            <w:rFonts w:ascii="Times New Roman" w:eastAsia="STHupo" w:hAnsi="Times New Roman" w:cs="Times New Roman"/>
          </w:rPr>
          <w:t>S</w:t>
        </w:r>
      </w:ins>
      <w:del w:id="146" w:author="Zach Lessig" w:date="2019-01-28T14:23:00Z">
        <w:r w:rsidRPr="00E97C61" w:rsidDel="00E67EAF">
          <w:rPr>
            <w:rFonts w:ascii="Times New Roman" w:eastAsia="STHupo" w:hAnsi="Times New Roman" w:cs="Times New Roman"/>
          </w:rPr>
          <w:delText>s</w:delText>
        </w:r>
      </w:del>
      <w:r w:rsidRPr="00E97C61">
        <w:rPr>
          <w:rFonts w:ascii="Times New Roman" w:eastAsia="STHupo" w:hAnsi="Times New Roman" w:cs="Times New Roman"/>
        </w:rPr>
        <w:t>tream slope</w:t>
      </w:r>
      <w:ins w:id="147" w:author="Zach Lessig" w:date="2019-01-28T14:25:00Z">
        <w:r w:rsidR="00EA5460" w:rsidRPr="00E97C61">
          <w:rPr>
            <w:rFonts w:ascii="Times New Roman" w:eastAsia="STHupo" w:hAnsi="Times New Roman" w:cs="Times New Roman"/>
          </w:rPr>
          <w:t>s</w:t>
        </w:r>
      </w:ins>
      <w:r w:rsidRPr="00E97C61">
        <w:rPr>
          <w:rFonts w:ascii="Times New Roman" w:eastAsia="STHupo" w:hAnsi="Times New Roman" w:cs="Times New Roman"/>
        </w:rPr>
        <w:t xml:space="preserve"> (</w:t>
      </w:r>
      <w:proofErr w:type="spellStart"/>
      <w:r w:rsidRPr="00E97C61">
        <w:rPr>
          <w:rFonts w:ascii="Times New Roman" w:eastAsia="STHupo" w:hAnsi="Times New Roman" w:cs="Times New Roman"/>
        </w:rPr>
        <w:t>Suunto</w:t>
      </w:r>
      <w:proofErr w:type="spellEnd"/>
      <w:r w:rsidRPr="00E97C61">
        <w:rPr>
          <w:rFonts w:ascii="Times New Roman" w:eastAsia="STHupo" w:hAnsi="Times New Roman" w:cs="Times New Roman"/>
        </w:rPr>
        <w:t xml:space="preserve"> PM-5 Clinometer)</w:t>
      </w:r>
      <w:ins w:id="148" w:author="Zach Lessig" w:date="2019-01-28T14:25:00Z">
        <w:r w:rsidR="00EA5460" w:rsidRPr="00E97C61">
          <w:rPr>
            <w:rFonts w:ascii="Times New Roman" w:eastAsia="STHupo" w:hAnsi="Times New Roman" w:cs="Times New Roman"/>
          </w:rPr>
          <w:t xml:space="preserve"> were from 2 to 10%</w:t>
        </w:r>
      </w:ins>
      <w:ins w:id="149" w:author="Zach Lessig" w:date="2019-01-28T14:26:00Z">
        <w:r w:rsidR="00EA5460" w:rsidRPr="00E97C61">
          <w:rPr>
            <w:rFonts w:ascii="Times New Roman" w:eastAsia="STHupo" w:hAnsi="Times New Roman" w:cs="Times New Roman"/>
          </w:rPr>
          <w:t xml:space="preserve"> and</w:t>
        </w:r>
      </w:ins>
      <w:del w:id="150" w:author="Zach Lessig" w:date="2019-01-28T14:26:00Z">
        <w:r w:rsidRPr="00E97C61" w:rsidDel="00EA5460">
          <w:rPr>
            <w:rFonts w:ascii="Times New Roman" w:eastAsia="STHupo" w:hAnsi="Times New Roman" w:cs="Times New Roman"/>
          </w:rPr>
          <w:delText>,</w:delText>
        </w:r>
      </w:del>
      <w:r w:rsidRPr="00E97C61">
        <w:rPr>
          <w:rFonts w:ascii="Times New Roman" w:eastAsia="STHupo" w:hAnsi="Times New Roman" w:cs="Times New Roman"/>
        </w:rPr>
        <w:t xml:space="preserve"> bank full width</w:t>
      </w:r>
      <w:ins w:id="151" w:author="Zach Lessig" w:date="2019-01-28T14:26:00Z">
        <w:r w:rsidR="00EA5460" w:rsidRPr="00E97C61">
          <w:rPr>
            <w:rFonts w:ascii="Times New Roman" w:eastAsia="STHupo" w:hAnsi="Times New Roman" w:cs="Times New Roman"/>
          </w:rPr>
          <w:t>s ranged fr</w:t>
        </w:r>
      </w:ins>
      <w:ins w:id="152" w:author="Zach Lessig" w:date="2019-01-28T14:27:00Z">
        <w:r w:rsidR="00EA5460" w:rsidRPr="00E97C61">
          <w:rPr>
            <w:rFonts w:ascii="Times New Roman" w:eastAsia="STHupo" w:hAnsi="Times New Roman" w:cs="Times New Roman"/>
          </w:rPr>
          <w:t>o</w:t>
        </w:r>
      </w:ins>
      <w:ins w:id="153" w:author="Zach Lessig" w:date="2019-01-28T14:26:00Z">
        <w:r w:rsidR="00EA5460" w:rsidRPr="00E97C61">
          <w:rPr>
            <w:rFonts w:ascii="Times New Roman" w:eastAsia="STHupo" w:hAnsi="Times New Roman" w:cs="Times New Roman"/>
          </w:rPr>
          <w:t xml:space="preserve">m </w:t>
        </w:r>
      </w:ins>
      <w:ins w:id="154" w:author="Zach Lessig" w:date="2019-01-28T14:27:00Z">
        <w:r w:rsidR="00985B07" w:rsidRPr="00E97C61">
          <w:rPr>
            <w:rFonts w:ascii="Times New Roman" w:eastAsia="STHupo" w:hAnsi="Times New Roman" w:cs="Times New Roman"/>
          </w:rPr>
          <w:t>3.3 to 12.7</w:t>
        </w:r>
        <w:r w:rsidR="00EA5460" w:rsidRPr="00E97C61">
          <w:rPr>
            <w:rFonts w:ascii="Times New Roman" w:eastAsia="STHupo" w:hAnsi="Times New Roman" w:cs="Times New Roman"/>
          </w:rPr>
          <w:t>m</w:t>
        </w:r>
      </w:ins>
      <w:ins w:id="155" w:author="Zach Lessig" w:date="2019-01-28T14:28:00Z">
        <w:r w:rsidR="00EA5460" w:rsidRPr="00E97C61">
          <w:rPr>
            <w:rFonts w:ascii="Times New Roman" w:eastAsia="STHupo" w:hAnsi="Times New Roman" w:cs="Times New Roman"/>
          </w:rPr>
          <w:t xml:space="preserve">.  </w:t>
        </w:r>
      </w:ins>
      <w:del w:id="156" w:author="Zach Lessig" w:date="2019-01-28T14:28:00Z">
        <w:r w:rsidRPr="00E97C61" w:rsidDel="00EA5460">
          <w:rPr>
            <w:rFonts w:ascii="Times New Roman" w:eastAsia="STHupo" w:hAnsi="Times New Roman" w:cs="Times New Roman"/>
          </w:rPr>
          <w:delText xml:space="preserve"> and </w:delText>
        </w:r>
      </w:del>
      <w:r w:rsidRPr="00E97C61">
        <w:rPr>
          <w:rFonts w:ascii="Times New Roman" w:eastAsia="STHupo" w:hAnsi="Times New Roman" w:cs="Times New Roman"/>
        </w:rPr>
        <w:t xml:space="preserve">I conducted a Wolman Pebble Count </w:t>
      </w:r>
      <w:sdt>
        <w:sdtPr>
          <w:rPr>
            <w:rFonts w:ascii="Times New Roman" w:eastAsia="STHupo" w:hAnsi="Times New Roman" w:cs="Times New Roman"/>
          </w:rPr>
          <w:id w:val="25381461"/>
          <w:citation/>
        </w:sdtPr>
        <w:sdtEndPr/>
        <w:sdtContent>
          <w:r w:rsidRPr="00E97C61">
            <w:rPr>
              <w:rFonts w:ascii="Times New Roman" w:eastAsia="STHupo" w:hAnsi="Times New Roman" w:cs="Times New Roman"/>
              <w:rPrChange w:id="157" w:author="Zach Lessig" w:date="2019-02-08T12:55:00Z">
                <w:rPr>
                  <w:rFonts w:ascii="Times New Roman" w:eastAsia="STHupo" w:hAnsi="Times New Roman" w:cs="Times New Roman"/>
                </w:rPr>
              </w:rPrChange>
            </w:rPr>
            <w:fldChar w:fldCharType="begin"/>
          </w:r>
          <w:r w:rsidRPr="00E97C61">
            <w:rPr>
              <w:rFonts w:ascii="Times New Roman" w:eastAsia="STHupo" w:hAnsi="Times New Roman" w:cs="Times New Roman"/>
            </w:rPr>
            <w:instrText xml:space="preserve"> CITATION Wol54 \l 1033 </w:instrText>
          </w:r>
          <w:r w:rsidRPr="00E97C61">
            <w:rPr>
              <w:rFonts w:ascii="Times New Roman" w:eastAsia="STHupo" w:hAnsi="Times New Roman" w:cs="Times New Roman"/>
              <w:rPrChange w:id="158" w:author="Zach Lessig" w:date="2019-02-08T12:55:00Z">
                <w:rPr>
                  <w:rFonts w:ascii="Times New Roman" w:eastAsia="STHupo" w:hAnsi="Times New Roman" w:cs="Times New Roman"/>
                </w:rPr>
              </w:rPrChange>
            </w:rPr>
            <w:fldChar w:fldCharType="separate"/>
          </w:r>
          <w:r w:rsidRPr="00E97C61">
            <w:rPr>
              <w:rFonts w:ascii="Times New Roman" w:eastAsia="STHupo" w:hAnsi="Times New Roman" w:cs="Times New Roman"/>
              <w:noProof/>
            </w:rPr>
            <w:t>(Wolman, 1954)</w:t>
          </w:r>
          <w:r w:rsidRPr="00E97C61">
            <w:rPr>
              <w:rFonts w:ascii="Times New Roman" w:eastAsia="STHupo" w:hAnsi="Times New Roman" w:cs="Times New Roman"/>
              <w:rPrChange w:id="159" w:author="Zach Lessig" w:date="2019-02-08T12:55:00Z">
                <w:rPr>
                  <w:rFonts w:ascii="Times New Roman" w:eastAsia="STHupo" w:hAnsi="Times New Roman" w:cs="Times New Roman"/>
                </w:rPr>
              </w:rPrChange>
            </w:rPr>
            <w:fldChar w:fldCharType="end"/>
          </w:r>
        </w:sdtContent>
      </w:sdt>
      <w:r w:rsidRPr="00E97C61">
        <w:rPr>
          <w:rFonts w:ascii="Times New Roman" w:eastAsia="STHupo" w:hAnsi="Times New Roman" w:cs="Times New Roman"/>
        </w:rPr>
        <w:t xml:space="preserve"> with 50 pebbles </w:t>
      </w:r>
      <w:ins w:id="160" w:author="Zach Lessig" w:date="2019-01-28T14:29:00Z">
        <w:r w:rsidR="00EA5460" w:rsidRPr="00E97C61">
          <w:rPr>
            <w:rFonts w:ascii="Times New Roman" w:eastAsia="STHupo" w:hAnsi="Times New Roman" w:cs="Times New Roman"/>
          </w:rPr>
          <w:t>measured</w:t>
        </w:r>
      </w:ins>
      <w:del w:id="161" w:author="Zach Lessig" w:date="2019-01-28T14:29:00Z">
        <w:r w:rsidRPr="00E97C61" w:rsidDel="00EA5460">
          <w:rPr>
            <w:rFonts w:ascii="Times New Roman" w:eastAsia="STHupo" w:hAnsi="Times New Roman" w:cs="Times New Roman"/>
          </w:rPr>
          <w:delText>sampled</w:delText>
        </w:r>
      </w:del>
      <w:r w:rsidRPr="00E97C61">
        <w:rPr>
          <w:rFonts w:ascii="Times New Roman" w:eastAsia="STHupo" w:hAnsi="Times New Roman" w:cs="Times New Roman"/>
        </w:rPr>
        <w:t xml:space="preserve"> per stream</w:t>
      </w:r>
      <w:commentRangeEnd w:id="128"/>
      <w:r w:rsidR="003A1CD7" w:rsidRPr="00E97C61">
        <w:rPr>
          <w:rStyle w:val="CommentReference"/>
          <w:rFonts w:ascii="Times New Roman" w:hAnsi="Times New Roman" w:cs="Times New Roman"/>
          <w:sz w:val="24"/>
          <w:szCs w:val="24"/>
          <w:rPrChange w:id="162" w:author="Zach Lessig" w:date="2019-02-08T12:55:00Z">
            <w:rPr>
              <w:rStyle w:val="CommentReference"/>
            </w:rPr>
          </w:rPrChange>
        </w:rPr>
        <w:commentReference w:id="128"/>
      </w:r>
      <w:ins w:id="163" w:author="Zach Lessig" w:date="2019-01-28T14:29:00Z">
        <w:r w:rsidR="00985B07" w:rsidRPr="00E97C61">
          <w:rPr>
            <w:rFonts w:ascii="Times New Roman" w:eastAsia="STHupo" w:hAnsi="Times New Roman" w:cs="Times New Roman"/>
          </w:rPr>
          <w:t xml:space="preserve"> where</w:t>
        </w:r>
        <w:r w:rsidR="00EA5460" w:rsidRPr="00E97C61">
          <w:rPr>
            <w:rFonts w:ascii="Times New Roman" w:eastAsia="STHupo" w:hAnsi="Times New Roman" w:cs="Times New Roman"/>
          </w:rPr>
          <w:t xml:space="preserve"> </w:t>
        </w:r>
      </w:ins>
      <w:ins w:id="164" w:author="Zach Lessig" w:date="2019-01-28T14:30:00Z">
        <w:r w:rsidR="00EA5460" w:rsidRPr="00E97C61">
          <w:rPr>
            <w:rFonts w:ascii="Times New Roman" w:eastAsia="STHupo" w:hAnsi="Times New Roman" w:cs="Times New Roman"/>
          </w:rPr>
          <w:t>median p</w:t>
        </w:r>
        <w:r w:rsidR="00985B07" w:rsidRPr="00E97C61">
          <w:rPr>
            <w:rFonts w:ascii="Times New Roman" w:eastAsia="STHupo" w:hAnsi="Times New Roman" w:cs="Times New Roman"/>
          </w:rPr>
          <w:t>ebble widths ranged</w:t>
        </w:r>
        <w:r w:rsidR="007900BA" w:rsidRPr="00E97C61">
          <w:rPr>
            <w:rFonts w:ascii="Times New Roman" w:eastAsia="STHupo" w:hAnsi="Times New Roman" w:cs="Times New Roman"/>
          </w:rPr>
          <w:t xml:space="preserve"> from 35.5</w:t>
        </w:r>
        <w:r w:rsidR="00EA5460" w:rsidRPr="00E97C61">
          <w:rPr>
            <w:rFonts w:ascii="Times New Roman" w:eastAsia="STHupo" w:hAnsi="Times New Roman" w:cs="Times New Roman"/>
          </w:rPr>
          <w:t xml:space="preserve"> to 92mm</w:t>
        </w:r>
      </w:ins>
      <w:ins w:id="165" w:author="Zach Lessig" w:date="2019-01-29T08:26:00Z">
        <w:r w:rsidR="00985B07" w:rsidRPr="00E97C61">
          <w:rPr>
            <w:rFonts w:ascii="Times New Roman" w:eastAsia="STHupo" w:hAnsi="Times New Roman" w:cs="Times New Roman"/>
          </w:rPr>
          <w:t>.</w:t>
        </w:r>
      </w:ins>
      <w:ins w:id="166" w:author="Zach Lessig" w:date="2019-01-29T08:36:00Z">
        <w:r w:rsidR="003C049C" w:rsidRPr="00E97C61">
          <w:rPr>
            <w:rFonts w:ascii="Times New Roman" w:eastAsia="STHupo" w:hAnsi="Times New Roman" w:cs="Times New Roman"/>
          </w:rPr>
          <w:t xml:space="preserve">  </w:t>
        </w:r>
      </w:ins>
    </w:p>
    <w:p w14:paraId="0D0D15CC" w14:textId="23EEC421" w:rsidR="00394306" w:rsidRPr="00E97C61" w:rsidDel="00F75B0B" w:rsidRDefault="003C049C">
      <w:pPr>
        <w:spacing w:line="480" w:lineRule="auto"/>
        <w:ind w:firstLine="720"/>
        <w:rPr>
          <w:del w:id="167" w:author="Zach Lessig" w:date="2019-01-29T08:36:00Z"/>
          <w:rFonts w:ascii="Times New Roman" w:eastAsia="STHupo" w:hAnsi="Times New Roman" w:cs="Times New Roman"/>
        </w:rPr>
        <w:pPrChange w:id="168" w:author="Zach Lessig" w:date="2019-02-08T12:56:00Z">
          <w:pPr>
            <w:spacing w:line="480" w:lineRule="auto"/>
          </w:pPr>
        </w:pPrChange>
      </w:pPr>
      <w:ins w:id="169" w:author="Zach Lessig" w:date="2019-01-29T08:36:00Z">
        <w:r w:rsidRPr="00E97C61">
          <w:rPr>
            <w:rFonts w:ascii="Times New Roman" w:eastAsia="STHupo" w:hAnsi="Times New Roman" w:cs="Times New Roman"/>
          </w:rPr>
          <w:t>For each s</w:t>
        </w:r>
      </w:ins>
    </w:p>
    <w:p w14:paraId="1B83DB4C" w14:textId="47F154B8" w:rsidR="0062256C" w:rsidRPr="00E97C61" w:rsidRDefault="00394306">
      <w:pPr>
        <w:spacing w:line="480" w:lineRule="auto"/>
        <w:ind w:firstLine="720"/>
        <w:rPr>
          <w:ins w:id="170" w:author="Zach Lessig" w:date="2019-01-30T11:21:00Z"/>
          <w:rFonts w:ascii="Times New Roman" w:eastAsia="STHupo" w:hAnsi="Times New Roman" w:cs="Times New Roman"/>
        </w:rPr>
        <w:pPrChange w:id="171" w:author="Zach Lessig" w:date="2019-02-08T12:56:00Z">
          <w:pPr>
            <w:spacing w:line="480" w:lineRule="auto"/>
          </w:pPr>
        </w:pPrChange>
      </w:pPr>
      <w:del w:id="172" w:author="Zach Lessig" w:date="2019-01-29T08:36:00Z">
        <w:r w:rsidRPr="00E97C61" w:rsidDel="00F75B0B">
          <w:rPr>
            <w:rFonts w:ascii="Times New Roman" w:eastAsia="STHupo" w:hAnsi="Times New Roman" w:cs="Times New Roman"/>
          </w:rPr>
          <w:tab/>
          <w:delText>I sampled these sites during 3 periods</w:delText>
        </w:r>
      </w:del>
      <w:ins w:id="173" w:author="Clay Arango" w:date="2019-01-23T11:46:00Z">
        <w:del w:id="174" w:author="Zach Lessig" w:date="2019-01-29T08:36:00Z">
          <w:r w:rsidR="003A1CD7" w:rsidRPr="00E97C61" w:rsidDel="00F75B0B">
            <w:rPr>
              <w:rFonts w:ascii="Times New Roman" w:eastAsia="STHupo" w:hAnsi="Times New Roman" w:cs="Times New Roman"/>
            </w:rPr>
            <w:delText>times between 2017 and 2018 to….capture seasonal variation in stream conditions?</w:delText>
          </w:r>
        </w:del>
      </w:ins>
      <w:del w:id="175" w:author="Zach Lessig" w:date="2019-01-29T08:36:00Z">
        <w:r w:rsidRPr="00E97C61" w:rsidDel="00F75B0B">
          <w:rPr>
            <w:rFonts w:ascii="Times New Roman" w:eastAsia="STHupo" w:hAnsi="Times New Roman" w:cs="Times New Roman"/>
          </w:rPr>
          <w:delText xml:space="preserve">.  The first sampling period was </w:delText>
        </w:r>
        <w:r w:rsidR="007C668A" w:rsidRPr="00E97C61" w:rsidDel="00F75B0B">
          <w:rPr>
            <w:rFonts w:ascii="Times New Roman" w:eastAsia="STHupo" w:hAnsi="Times New Roman" w:cs="Times New Roman"/>
          </w:rPr>
          <w:delText xml:space="preserve">in the summer of 2017 from </w:delText>
        </w:r>
        <w:commentRangeStart w:id="176"/>
        <w:r w:rsidR="007C668A" w:rsidRPr="00E97C61" w:rsidDel="00F75B0B">
          <w:rPr>
            <w:rFonts w:ascii="Times New Roman" w:eastAsia="STHupo" w:hAnsi="Times New Roman" w:cs="Times New Roman"/>
          </w:rPr>
          <w:delText>July 19 to August 15</w:delText>
        </w:r>
        <w:r w:rsidR="00983F66" w:rsidRPr="00E97C61" w:rsidDel="00F75B0B">
          <w:rPr>
            <w:rFonts w:ascii="Times New Roman" w:eastAsia="STHupo" w:hAnsi="Times New Roman" w:cs="Times New Roman"/>
          </w:rPr>
          <w:delText xml:space="preserve">, </w:delText>
        </w:r>
        <w:r w:rsidR="006F6CCA" w:rsidRPr="00E97C61" w:rsidDel="00F75B0B">
          <w:rPr>
            <w:rFonts w:ascii="Times New Roman" w:eastAsia="STHupo" w:hAnsi="Times New Roman" w:cs="Times New Roman"/>
          </w:rPr>
          <w:delText>t</w:delText>
        </w:r>
        <w:r w:rsidR="007C668A" w:rsidRPr="00E97C61" w:rsidDel="00F75B0B">
          <w:rPr>
            <w:rFonts w:ascii="Times New Roman" w:eastAsia="STHupo" w:hAnsi="Times New Roman" w:cs="Times New Roman"/>
          </w:rPr>
          <w:delText>he second sampling period was in the fall of 2017 from November 5 to November 16</w:delText>
        </w:r>
      </w:del>
      <w:ins w:id="177" w:author="Clay Arango" w:date="2019-01-23T11:46:00Z">
        <w:del w:id="178" w:author="Zach Lessig" w:date="2019-01-29T08:36:00Z">
          <w:r w:rsidR="003A1CD7" w:rsidRPr="00E97C61" w:rsidDel="00F75B0B">
            <w:rPr>
              <w:rFonts w:ascii="Times New Roman" w:eastAsia="STHupo" w:hAnsi="Times New Roman" w:cs="Times New Roman"/>
            </w:rPr>
            <w:delText>,</w:delText>
          </w:r>
        </w:del>
      </w:ins>
      <w:del w:id="179" w:author="Zach Lessig" w:date="2019-01-29T08:36:00Z">
        <w:r w:rsidR="007C668A" w:rsidRPr="00E97C61" w:rsidDel="00F75B0B">
          <w:rPr>
            <w:rFonts w:ascii="Times New Roman" w:eastAsia="STHupo" w:hAnsi="Times New Roman" w:cs="Times New Roman"/>
          </w:rPr>
          <w:delText xml:space="preserve"> and the third and final sampling was in the summer of 2018 from Jun 26 to July 15</w:delText>
        </w:r>
        <w:commentRangeEnd w:id="176"/>
        <w:r w:rsidR="003A1CD7" w:rsidRPr="00E97C61" w:rsidDel="00F75B0B">
          <w:rPr>
            <w:rStyle w:val="CommentReference"/>
            <w:rFonts w:ascii="Times New Roman" w:hAnsi="Times New Roman" w:cs="Times New Roman"/>
            <w:sz w:val="24"/>
            <w:szCs w:val="24"/>
            <w:rPrChange w:id="180" w:author="Zach Lessig" w:date="2019-02-08T12:55:00Z">
              <w:rPr>
                <w:rStyle w:val="CommentReference"/>
              </w:rPr>
            </w:rPrChange>
          </w:rPr>
          <w:commentReference w:id="176"/>
        </w:r>
        <w:r w:rsidR="007C668A" w:rsidRPr="00E97C61" w:rsidDel="00F75B0B">
          <w:rPr>
            <w:rFonts w:ascii="Times New Roman" w:eastAsia="STHupo" w:hAnsi="Times New Roman" w:cs="Times New Roman"/>
          </w:rPr>
          <w:delText>.</w:delText>
        </w:r>
        <w:r w:rsidR="00854009" w:rsidRPr="00E97C61" w:rsidDel="00F75B0B">
          <w:rPr>
            <w:rFonts w:ascii="Times New Roman" w:eastAsia="STHupo" w:hAnsi="Times New Roman" w:cs="Times New Roman"/>
          </w:rPr>
          <w:delText xml:space="preserve">  </w:delText>
        </w:r>
      </w:del>
      <w:commentRangeStart w:id="181"/>
      <w:del w:id="182" w:author="Zach Lessig" w:date="2019-01-29T09:15:00Z">
        <w:r w:rsidR="0062256C" w:rsidRPr="00E97C61" w:rsidDel="003C049C">
          <w:rPr>
            <w:rFonts w:ascii="Times New Roman" w:eastAsia="STHupo" w:hAnsi="Times New Roman" w:cs="Times New Roman"/>
          </w:rPr>
          <w:delText xml:space="preserve">At each site and for each </w:delText>
        </w:r>
        <w:r w:rsidR="00854009" w:rsidRPr="00E97C61" w:rsidDel="003C049C">
          <w:rPr>
            <w:rFonts w:ascii="Times New Roman" w:eastAsia="STHupo" w:hAnsi="Times New Roman" w:cs="Times New Roman"/>
          </w:rPr>
          <w:delText xml:space="preserve">of these </w:delText>
        </w:r>
        <w:r w:rsidR="0062256C" w:rsidRPr="00E97C61" w:rsidDel="003C049C">
          <w:rPr>
            <w:rFonts w:ascii="Times New Roman" w:eastAsia="STHupo" w:hAnsi="Times New Roman" w:cs="Times New Roman"/>
          </w:rPr>
          <w:delText>s</w:delText>
        </w:r>
      </w:del>
      <w:r w:rsidR="0062256C" w:rsidRPr="00E97C61">
        <w:rPr>
          <w:rFonts w:ascii="Times New Roman" w:eastAsia="STHupo" w:hAnsi="Times New Roman" w:cs="Times New Roman"/>
        </w:rPr>
        <w:t>ampling period</w:t>
      </w:r>
      <w:del w:id="183" w:author="Zach Lessig" w:date="2019-01-29T09:15:00Z">
        <w:r w:rsidR="00854009" w:rsidRPr="00E97C61" w:rsidDel="003C049C">
          <w:rPr>
            <w:rFonts w:ascii="Times New Roman" w:eastAsia="STHupo" w:hAnsi="Times New Roman" w:cs="Times New Roman"/>
          </w:rPr>
          <w:delText>s</w:delText>
        </w:r>
      </w:del>
      <w:r w:rsidR="0062256C" w:rsidRPr="00E97C61">
        <w:rPr>
          <w:rFonts w:ascii="Times New Roman" w:eastAsia="STHupo" w:hAnsi="Times New Roman" w:cs="Times New Roman"/>
        </w:rPr>
        <w:t xml:space="preserve"> I</w:t>
      </w:r>
      <w:ins w:id="184" w:author="Zach Lessig" w:date="2019-01-29T09:34:00Z">
        <w:r w:rsidR="00FD216B" w:rsidRPr="00E97C61">
          <w:rPr>
            <w:rFonts w:ascii="Times New Roman" w:eastAsia="STHupo" w:hAnsi="Times New Roman" w:cs="Times New Roman"/>
          </w:rPr>
          <w:t xml:space="preserve"> took data on the following variables</w:t>
        </w:r>
      </w:ins>
      <w:ins w:id="185" w:author="Zach Lessig" w:date="2019-01-29T09:36:00Z">
        <w:r w:rsidR="00FD216B" w:rsidRPr="00E97C61">
          <w:rPr>
            <w:rFonts w:ascii="Times New Roman" w:eastAsia="STHupo" w:hAnsi="Times New Roman" w:cs="Times New Roman"/>
          </w:rPr>
          <w:t>;</w:t>
        </w:r>
      </w:ins>
      <w:ins w:id="186" w:author="Zach Lessig" w:date="2019-01-29T09:34:00Z">
        <w:r w:rsidR="00FD216B" w:rsidRPr="00E97C61">
          <w:rPr>
            <w:rFonts w:ascii="Times New Roman" w:eastAsia="STHupo" w:hAnsi="Times New Roman" w:cs="Times New Roman"/>
          </w:rPr>
          <w:t xml:space="preserve"> </w:t>
        </w:r>
      </w:ins>
      <w:del w:id="187" w:author="Zach Lessig" w:date="2019-01-29T09:34:00Z">
        <w:r w:rsidR="0062256C" w:rsidRPr="00E97C61" w:rsidDel="00FD216B">
          <w:rPr>
            <w:rFonts w:ascii="Times New Roman" w:eastAsia="STHupo" w:hAnsi="Times New Roman" w:cs="Times New Roman"/>
          </w:rPr>
          <w:delText xml:space="preserve"> measured </w:delText>
        </w:r>
      </w:del>
      <w:r w:rsidR="0062256C" w:rsidRPr="00E97C61">
        <w:rPr>
          <w:rFonts w:ascii="Times New Roman" w:eastAsia="STHupo" w:hAnsi="Times New Roman" w:cs="Times New Roman"/>
        </w:rPr>
        <w:t xml:space="preserve">riparian </w:t>
      </w:r>
      <w:proofErr w:type="spellStart"/>
      <w:r w:rsidR="00877CE4" w:rsidRPr="00E97C61">
        <w:rPr>
          <w:rFonts w:ascii="Times New Roman" w:eastAsia="STHupo" w:hAnsi="Times New Roman" w:cs="Times New Roman"/>
        </w:rPr>
        <w:t>overstory</w:t>
      </w:r>
      <w:proofErr w:type="spellEnd"/>
      <w:r w:rsidR="00877CE4" w:rsidRPr="00E97C61">
        <w:rPr>
          <w:rFonts w:ascii="Times New Roman" w:eastAsia="STHupo" w:hAnsi="Times New Roman" w:cs="Times New Roman"/>
        </w:rPr>
        <w:t xml:space="preserve"> density (canopy openness)</w:t>
      </w:r>
      <w:r w:rsidR="00FE3545" w:rsidRPr="00E97C61">
        <w:rPr>
          <w:rFonts w:ascii="Times New Roman" w:eastAsia="STHupo" w:hAnsi="Times New Roman" w:cs="Times New Roman"/>
        </w:rPr>
        <w:t xml:space="preserve"> with a densitometer (</w:t>
      </w:r>
      <w:r w:rsidR="00877CE4" w:rsidRPr="00E97C61">
        <w:rPr>
          <w:rFonts w:ascii="Times New Roman" w:eastAsia="STHupo" w:hAnsi="Times New Roman" w:cs="Times New Roman"/>
        </w:rPr>
        <w:t xml:space="preserve">Spherical Crown </w:t>
      </w:r>
      <w:proofErr w:type="spellStart"/>
      <w:r w:rsidR="00877CE4" w:rsidRPr="00E97C61">
        <w:rPr>
          <w:rFonts w:ascii="Times New Roman" w:eastAsia="STHupo" w:hAnsi="Times New Roman" w:cs="Times New Roman"/>
        </w:rPr>
        <w:t>Densiometer</w:t>
      </w:r>
      <w:proofErr w:type="spellEnd"/>
      <w:r w:rsidR="00877CE4" w:rsidRPr="00E97C61">
        <w:rPr>
          <w:rFonts w:ascii="Times New Roman" w:eastAsia="STHupo" w:hAnsi="Times New Roman" w:cs="Times New Roman"/>
        </w:rPr>
        <w:t>, Convex Model A, Forestry Suppliers)</w:t>
      </w:r>
      <w:ins w:id="188" w:author="Zach Lessig" w:date="2019-01-29T09:06:00Z">
        <w:r w:rsidR="00FF0345" w:rsidRPr="00E97C61">
          <w:rPr>
            <w:rFonts w:ascii="Times New Roman" w:eastAsia="STHupo" w:hAnsi="Times New Roman" w:cs="Times New Roman"/>
          </w:rPr>
          <w:t xml:space="preserve"> where values ranged from </w:t>
        </w:r>
      </w:ins>
      <w:ins w:id="189" w:author="Zach Lessig" w:date="2019-01-29T09:07:00Z">
        <w:r w:rsidR="00FF0345" w:rsidRPr="00E97C61">
          <w:rPr>
            <w:rFonts w:ascii="Times New Roman" w:eastAsia="STHupo" w:hAnsi="Times New Roman" w:cs="Times New Roman"/>
          </w:rPr>
          <w:t>4.9</w:t>
        </w:r>
      </w:ins>
      <w:ins w:id="190" w:author="Zach Lessig" w:date="2019-01-30T11:25:00Z">
        <w:r w:rsidR="004455A0" w:rsidRPr="00E97C61">
          <w:rPr>
            <w:rFonts w:ascii="Times New Roman" w:eastAsia="STHupo" w:hAnsi="Times New Roman" w:cs="Times New Roman"/>
          </w:rPr>
          <w:t xml:space="preserve"> </w:t>
        </w:r>
      </w:ins>
      <w:ins w:id="191" w:author="Zach Lessig" w:date="2019-01-29T09:07:00Z">
        <w:r w:rsidR="00FF0345" w:rsidRPr="00E97C61">
          <w:rPr>
            <w:rFonts w:ascii="Times New Roman" w:eastAsia="STHupo" w:hAnsi="Times New Roman" w:cs="Times New Roman"/>
          </w:rPr>
          <w:t xml:space="preserve">% open for one of the most narrow streams </w:t>
        </w:r>
      </w:ins>
      <w:ins w:id="192" w:author="Zach Lessig" w:date="2019-01-29T09:08:00Z">
        <w:r w:rsidR="00FF0345" w:rsidRPr="00E97C61">
          <w:rPr>
            <w:rFonts w:ascii="Times New Roman" w:eastAsia="STHupo" w:hAnsi="Times New Roman" w:cs="Times New Roman"/>
          </w:rPr>
          <w:t>(Frost) in the Summer to</w:t>
        </w:r>
      </w:ins>
      <w:ins w:id="193" w:author="Zach Lessig" w:date="2019-01-29T09:09:00Z">
        <w:r w:rsidR="00FF0345" w:rsidRPr="00E97C61">
          <w:rPr>
            <w:rFonts w:ascii="Times New Roman" w:eastAsia="STHupo" w:hAnsi="Times New Roman" w:cs="Times New Roman"/>
          </w:rPr>
          <w:t xml:space="preserve"> </w:t>
        </w:r>
      </w:ins>
      <w:ins w:id="194" w:author="Zach Lessig" w:date="2019-01-29T09:06:00Z">
        <w:r w:rsidR="00FF0345" w:rsidRPr="00E97C61">
          <w:rPr>
            <w:rFonts w:ascii="Times New Roman" w:eastAsia="STHupo" w:hAnsi="Times New Roman" w:cs="Times New Roman"/>
          </w:rPr>
          <w:t>78.1</w:t>
        </w:r>
      </w:ins>
      <w:ins w:id="195" w:author="Zach Lessig" w:date="2019-01-29T09:07:00Z">
        <w:r w:rsidR="00FF0345" w:rsidRPr="00E97C61">
          <w:rPr>
            <w:rFonts w:ascii="Times New Roman" w:eastAsia="STHupo" w:hAnsi="Times New Roman" w:cs="Times New Roman"/>
          </w:rPr>
          <w:t xml:space="preserve">% for the widest stream </w:t>
        </w:r>
      </w:ins>
      <w:ins w:id="196" w:author="Zach Lessig" w:date="2019-01-29T09:09:00Z">
        <w:r w:rsidR="00FF0345" w:rsidRPr="00E97C61">
          <w:rPr>
            <w:rFonts w:ascii="Times New Roman" w:eastAsia="STHupo" w:hAnsi="Times New Roman" w:cs="Times New Roman"/>
          </w:rPr>
          <w:t xml:space="preserve">(Standup) </w:t>
        </w:r>
      </w:ins>
      <w:ins w:id="197" w:author="Zach Lessig" w:date="2019-01-29T09:07:00Z">
        <w:r w:rsidR="00FF0345" w:rsidRPr="00E97C61">
          <w:rPr>
            <w:rFonts w:ascii="Times New Roman" w:eastAsia="STHupo" w:hAnsi="Times New Roman" w:cs="Times New Roman"/>
          </w:rPr>
          <w:t>during the fall</w:t>
        </w:r>
      </w:ins>
      <w:ins w:id="198" w:author="Zach Lessig" w:date="2019-01-29T09:09:00Z">
        <w:r w:rsidR="00FF0345" w:rsidRPr="00E97C61">
          <w:rPr>
            <w:rFonts w:ascii="Times New Roman" w:eastAsia="STHupo" w:hAnsi="Times New Roman" w:cs="Times New Roman"/>
          </w:rPr>
          <w:t>.</w:t>
        </w:r>
      </w:ins>
      <w:del w:id="199" w:author="Zach Lessig" w:date="2019-01-29T09:06:00Z">
        <w:r w:rsidR="00E2172A" w:rsidRPr="00E97C61" w:rsidDel="00FF0345">
          <w:rPr>
            <w:rFonts w:ascii="Times New Roman" w:eastAsia="STHupo" w:hAnsi="Times New Roman" w:cs="Times New Roman"/>
          </w:rPr>
          <w:delText>,</w:delText>
        </w:r>
      </w:del>
      <w:ins w:id="200" w:author="Zach Lessig" w:date="2019-01-29T09:10:00Z">
        <w:r w:rsidR="00BC0F95" w:rsidRPr="00E97C61">
          <w:rPr>
            <w:rFonts w:ascii="Times New Roman" w:eastAsia="STHupo" w:hAnsi="Times New Roman" w:cs="Times New Roman"/>
          </w:rPr>
          <w:t xml:space="preserve">  </w:t>
        </w:r>
      </w:ins>
      <w:ins w:id="201" w:author="Zach Lessig" w:date="2019-01-29T09:11:00Z">
        <w:r w:rsidR="00BC0F95" w:rsidRPr="00E97C61">
          <w:rPr>
            <w:rFonts w:ascii="Times New Roman" w:eastAsia="STHupo" w:hAnsi="Times New Roman" w:cs="Times New Roman"/>
          </w:rPr>
          <w:t xml:space="preserve">I </w:t>
        </w:r>
        <w:r w:rsidR="00FF0345" w:rsidRPr="00E97C61">
          <w:rPr>
            <w:rFonts w:ascii="Times New Roman" w:eastAsia="STHupo" w:hAnsi="Times New Roman" w:cs="Times New Roman"/>
          </w:rPr>
          <w:t>measured s</w:t>
        </w:r>
      </w:ins>
      <w:del w:id="202" w:author="Zach Lessig" w:date="2019-01-29T09:10:00Z">
        <w:r w:rsidR="00E2172A" w:rsidRPr="00E97C61" w:rsidDel="00FF0345">
          <w:rPr>
            <w:rFonts w:ascii="Times New Roman" w:eastAsia="STHupo" w:hAnsi="Times New Roman" w:cs="Times New Roman"/>
          </w:rPr>
          <w:delText xml:space="preserve"> </w:delText>
        </w:r>
        <w:r w:rsidR="006254C1" w:rsidRPr="00E97C61" w:rsidDel="00FF0345">
          <w:rPr>
            <w:rFonts w:ascii="Times New Roman" w:eastAsia="STHupo" w:hAnsi="Times New Roman" w:cs="Times New Roman"/>
          </w:rPr>
          <w:delText>and s</w:delText>
        </w:r>
      </w:del>
      <w:r w:rsidR="006254C1" w:rsidRPr="00E97C61">
        <w:rPr>
          <w:rFonts w:ascii="Times New Roman" w:eastAsia="STHupo" w:hAnsi="Times New Roman" w:cs="Times New Roman"/>
        </w:rPr>
        <w:t>tream discharge</w:t>
      </w:r>
      <w:ins w:id="203" w:author="Zach Lessig" w:date="2019-01-29T09:11:00Z">
        <w:r w:rsidR="00FF0345" w:rsidRPr="00E97C61">
          <w:rPr>
            <w:rFonts w:ascii="Times New Roman" w:eastAsia="STHupo" w:hAnsi="Times New Roman" w:cs="Times New Roman"/>
          </w:rPr>
          <w:t xml:space="preserve"> </w:t>
        </w:r>
      </w:ins>
      <w:del w:id="204" w:author="Zach Lessig" w:date="2019-01-29T09:11:00Z">
        <w:r w:rsidR="00FE3545" w:rsidRPr="00E97C61" w:rsidDel="00FF0345">
          <w:rPr>
            <w:rFonts w:ascii="Times New Roman" w:eastAsia="STHupo" w:hAnsi="Times New Roman" w:cs="Times New Roman"/>
          </w:rPr>
          <w:delText xml:space="preserve"> </w:delText>
        </w:r>
      </w:del>
      <w:r w:rsidR="00FE3545" w:rsidRPr="00E97C61">
        <w:rPr>
          <w:rFonts w:ascii="Times New Roman" w:eastAsia="STHupo" w:hAnsi="Times New Roman" w:cs="Times New Roman"/>
        </w:rPr>
        <w:t>with a portable flow meter</w:t>
      </w:r>
      <w:r w:rsidR="00DA5A21" w:rsidRPr="00E97C61">
        <w:rPr>
          <w:rFonts w:ascii="Times New Roman" w:eastAsia="STHupo" w:hAnsi="Times New Roman" w:cs="Times New Roman"/>
        </w:rPr>
        <w:t xml:space="preserve"> (Flo-Mate 2000, Marsh-</w:t>
      </w:r>
      <w:proofErr w:type="spellStart"/>
      <w:r w:rsidR="00DA5A21" w:rsidRPr="00E97C61">
        <w:rPr>
          <w:rFonts w:ascii="Times New Roman" w:eastAsia="STHupo" w:hAnsi="Times New Roman" w:cs="Times New Roman"/>
        </w:rPr>
        <w:t>McBirney</w:t>
      </w:r>
      <w:proofErr w:type="spellEnd"/>
      <w:r w:rsidR="00DA5A21" w:rsidRPr="00E97C61">
        <w:rPr>
          <w:rFonts w:ascii="Times New Roman" w:eastAsia="STHupo" w:hAnsi="Times New Roman" w:cs="Times New Roman"/>
        </w:rPr>
        <w:t>)</w:t>
      </w:r>
      <w:r w:rsidR="00854009" w:rsidRPr="00E97C61">
        <w:rPr>
          <w:rFonts w:ascii="Times New Roman" w:eastAsia="STHupo" w:hAnsi="Times New Roman" w:cs="Times New Roman"/>
        </w:rPr>
        <w:t xml:space="preserve"> according to </w:t>
      </w:r>
      <w:del w:id="205" w:author="Zach Lessig" w:date="2019-01-29T09:39:00Z">
        <w:r w:rsidR="00854009" w:rsidRPr="00E97C61" w:rsidDel="00FD216B">
          <w:rPr>
            <w:rFonts w:ascii="Times New Roman" w:eastAsia="STHupo" w:hAnsi="Times New Roman" w:cs="Times New Roman"/>
            <w:noProof/>
          </w:rPr>
          <w:delText xml:space="preserve"> </w:delText>
        </w:r>
      </w:del>
      <w:r w:rsidR="00854009" w:rsidRPr="00E97C61">
        <w:rPr>
          <w:rFonts w:ascii="Times New Roman" w:eastAsia="STHupo" w:hAnsi="Times New Roman" w:cs="Times New Roman"/>
          <w:noProof/>
        </w:rPr>
        <w:t>Rantz (1982)</w:t>
      </w:r>
      <w:ins w:id="206" w:author="Zach Lessig" w:date="2019-01-29T09:11:00Z">
        <w:r w:rsidR="00FF0345" w:rsidRPr="00E97C61">
          <w:rPr>
            <w:rFonts w:ascii="Times New Roman" w:eastAsia="STHupo" w:hAnsi="Times New Roman" w:cs="Times New Roman"/>
            <w:noProof/>
          </w:rPr>
          <w:t xml:space="preserve"> with discharges ranging from 0.3</w:t>
        </w:r>
      </w:ins>
      <w:ins w:id="207" w:author="Zach Lessig" w:date="2019-01-29T09:12:00Z">
        <w:r w:rsidR="003C049C" w:rsidRPr="00E97C61">
          <w:rPr>
            <w:rFonts w:ascii="Times New Roman" w:eastAsia="STHupo" w:hAnsi="Times New Roman" w:cs="Times New Roman"/>
            <w:noProof/>
          </w:rPr>
          <w:t xml:space="preserve"> to 65.5 L</w:t>
        </w:r>
      </w:ins>
      <w:ins w:id="208" w:author="Zach Lessig" w:date="2019-01-29T09:13:00Z">
        <w:r w:rsidR="003C049C" w:rsidRPr="00E97C61">
          <w:rPr>
            <w:rFonts w:ascii="Times New Roman" w:eastAsia="STHupo" w:hAnsi="Times New Roman" w:cs="Times New Roman"/>
            <w:noProof/>
          </w:rPr>
          <w:t>/s</w:t>
        </w:r>
      </w:ins>
      <w:r w:rsidR="00595DF2" w:rsidRPr="00E97C61">
        <w:rPr>
          <w:rFonts w:ascii="Times New Roman" w:eastAsia="STHupo" w:hAnsi="Times New Roman" w:cs="Times New Roman"/>
        </w:rPr>
        <w:t>.</w:t>
      </w:r>
      <w:commentRangeEnd w:id="181"/>
      <w:r w:rsidR="00E56E9D" w:rsidRPr="00E97C61">
        <w:rPr>
          <w:rStyle w:val="CommentReference"/>
          <w:rFonts w:ascii="Times New Roman" w:hAnsi="Times New Roman" w:cs="Times New Roman"/>
          <w:sz w:val="24"/>
          <w:szCs w:val="24"/>
          <w:rPrChange w:id="209" w:author="Zach Lessig" w:date="2019-02-08T12:55:00Z">
            <w:rPr>
              <w:rStyle w:val="CommentReference"/>
            </w:rPr>
          </w:rPrChange>
        </w:rPr>
        <w:commentReference w:id="181"/>
      </w:r>
      <w:ins w:id="210" w:author="Zach Lessig" w:date="2019-01-29T09:39:00Z">
        <w:r w:rsidR="00FD216B" w:rsidRPr="00E97C61">
          <w:rPr>
            <w:rFonts w:ascii="Times New Roman" w:eastAsia="STHupo" w:hAnsi="Times New Roman" w:cs="Times New Roman"/>
          </w:rPr>
          <w:t xml:space="preserve">  </w:t>
        </w:r>
      </w:ins>
      <w:ins w:id="211" w:author="Zach Lessig" w:date="2019-01-29T09:50:00Z">
        <w:r w:rsidR="001E555C" w:rsidRPr="00E97C61">
          <w:rPr>
            <w:rFonts w:ascii="Times New Roman" w:eastAsia="STHupo" w:hAnsi="Times New Roman" w:cs="Times New Roman"/>
          </w:rPr>
          <w:t xml:space="preserve">For each sampling period </w:t>
        </w:r>
      </w:ins>
      <w:ins w:id="212" w:author="Zach Lessig" w:date="2019-01-29T09:39:00Z">
        <w:r w:rsidR="00FD216B" w:rsidRPr="00E97C61">
          <w:rPr>
            <w:rFonts w:ascii="Times New Roman" w:eastAsia="STHupo" w:hAnsi="Times New Roman" w:cs="Times New Roman"/>
          </w:rPr>
          <w:t>I also</w:t>
        </w:r>
      </w:ins>
      <w:ins w:id="213" w:author="Zach Lessig" w:date="2019-01-29T09:50:00Z">
        <w:r w:rsidR="001E555C" w:rsidRPr="00E97C61">
          <w:rPr>
            <w:rFonts w:ascii="Times New Roman" w:eastAsia="STHupo" w:hAnsi="Times New Roman" w:cs="Times New Roman"/>
          </w:rPr>
          <w:t xml:space="preserve"> sampled stream water for </w:t>
        </w:r>
      </w:ins>
      <w:ins w:id="214" w:author="Zach Lessig" w:date="2019-01-29T09:51:00Z">
        <w:r w:rsidR="001E555C" w:rsidRPr="00E97C61">
          <w:rPr>
            <w:rFonts w:ascii="Times New Roman" w:eastAsia="STHupo" w:hAnsi="Times New Roman" w:cs="Times New Roman"/>
          </w:rPr>
          <w:t>nutrient</w:t>
        </w:r>
      </w:ins>
      <w:ins w:id="215" w:author="Zach Lessig" w:date="2019-01-29T09:50:00Z">
        <w:r w:rsidR="001E555C" w:rsidRPr="00E97C61">
          <w:rPr>
            <w:rFonts w:ascii="Times New Roman" w:eastAsia="STHupo" w:hAnsi="Times New Roman" w:cs="Times New Roman"/>
          </w:rPr>
          <w:t xml:space="preserve"> analysis,</w:t>
        </w:r>
      </w:ins>
      <w:ins w:id="216" w:author="Zach Lessig" w:date="2019-01-29T09:51:00Z">
        <w:r w:rsidR="001E555C" w:rsidRPr="00E97C61">
          <w:rPr>
            <w:rFonts w:ascii="Times New Roman" w:eastAsia="STHupo" w:hAnsi="Times New Roman" w:cs="Times New Roman"/>
          </w:rPr>
          <w:t xml:space="preserve"> conducted fish population/biomass estimates</w:t>
        </w:r>
      </w:ins>
      <w:ins w:id="217" w:author="Zach Lessig" w:date="2019-01-29T09:52:00Z">
        <w:r w:rsidR="001E555C" w:rsidRPr="00E97C61">
          <w:rPr>
            <w:rFonts w:ascii="Times New Roman" w:eastAsia="STHupo" w:hAnsi="Times New Roman" w:cs="Times New Roman"/>
          </w:rPr>
          <w:t xml:space="preserve"> and estimated stream metabolism according to the methods below.</w:t>
        </w:r>
      </w:ins>
    </w:p>
    <w:p w14:paraId="66B46B67" w14:textId="77777777" w:rsidR="004455A0" w:rsidRPr="00E97C61" w:rsidRDefault="004455A0">
      <w:pPr>
        <w:spacing w:line="480" w:lineRule="auto"/>
        <w:jc w:val="center"/>
        <w:outlineLvl w:val="0"/>
        <w:rPr>
          <w:ins w:id="218" w:author="Zach Lessig" w:date="2019-01-30T11:21:00Z"/>
          <w:rFonts w:ascii="Times New Roman" w:eastAsia="STHupo" w:hAnsi="Times New Roman" w:cs="Times New Roman"/>
          <w:u w:val="single"/>
        </w:rPr>
      </w:pPr>
      <w:ins w:id="219" w:author="Zach Lessig" w:date="2019-01-30T11:21:00Z">
        <w:r w:rsidRPr="00E97C61">
          <w:rPr>
            <w:rFonts w:ascii="Times New Roman" w:eastAsia="STHupo" w:hAnsi="Times New Roman" w:cs="Times New Roman"/>
            <w:u w:val="single"/>
          </w:rPr>
          <w:t>Stream Nutrients</w:t>
        </w:r>
      </w:ins>
    </w:p>
    <w:p w14:paraId="32894166" w14:textId="5300D44E" w:rsidR="004455A0" w:rsidRPr="00E97C61" w:rsidRDefault="004455A0">
      <w:pPr>
        <w:spacing w:line="480" w:lineRule="auto"/>
        <w:rPr>
          <w:ins w:id="220" w:author="Zach Lessig" w:date="2019-01-30T11:21:00Z"/>
          <w:rFonts w:ascii="Times New Roman" w:eastAsia="STHupo" w:hAnsi="Times New Roman" w:cs="Times New Roman"/>
          <w:noProof/>
        </w:rPr>
      </w:pPr>
      <w:ins w:id="221" w:author="Zach Lessig" w:date="2019-01-30T11:21:00Z">
        <w:r w:rsidRPr="00E97C61">
          <w:rPr>
            <w:rFonts w:ascii="Times New Roman" w:eastAsia="STHupo" w:hAnsi="Times New Roman" w:cs="Times New Roman"/>
            <w:noProof/>
          </w:rPr>
          <w:tab/>
          <w:t xml:space="preserve">I collected stream water in acid washed HDPE bottles </w:t>
        </w:r>
        <w:r w:rsidRPr="00E97C61">
          <w:rPr>
            <w:rStyle w:val="CommentReference"/>
            <w:rFonts w:ascii="Times New Roman" w:hAnsi="Times New Roman" w:cs="Times New Roman"/>
            <w:sz w:val="24"/>
            <w:szCs w:val="24"/>
            <w:rPrChange w:id="222" w:author="Zach Lessig" w:date="2019-02-08T12:55:00Z">
              <w:rPr>
                <w:rStyle w:val="CommentReference"/>
              </w:rPr>
            </w:rPrChange>
          </w:rPr>
          <w:commentReference w:id="223"/>
        </w:r>
        <w:r w:rsidRPr="00E97C61">
          <w:rPr>
            <w:rFonts w:ascii="Times New Roman" w:eastAsia="STHupo" w:hAnsi="Times New Roman" w:cs="Times New Roman"/>
            <w:noProof/>
          </w:rPr>
          <w:t>using 1</w:t>
        </w:r>
      </w:ins>
      <w:ins w:id="224" w:author="Zach Lessig" w:date="2019-01-30T11:24:00Z">
        <w:r w:rsidRPr="00E97C61">
          <w:rPr>
            <w:rFonts w:ascii="Times New Roman" w:eastAsia="STHupo" w:hAnsi="Times New Roman" w:cs="Times New Roman"/>
            <w:noProof/>
          </w:rPr>
          <w:t xml:space="preserve"> </w:t>
        </w:r>
      </w:ins>
      <w:ins w:id="225" w:author="Zach Lessig" w:date="2019-01-30T11:21:00Z">
        <w:r w:rsidRPr="00E97C61">
          <w:rPr>
            <w:rFonts w:ascii="Times New Roman" w:eastAsia="STHupo" w:hAnsi="Times New Roman" w:cs="Times New Roman"/>
            <w:noProof/>
          </w:rPr>
          <w:t xml:space="preserve">µm glass fiber syringe filters (Type A/E Glass Fiber Filter, Pall Corporation).  I acidified one of these </w:t>
        </w:r>
        <w:r w:rsidRPr="00E97C61">
          <w:rPr>
            <w:rFonts w:ascii="Times New Roman" w:eastAsia="STHupo" w:hAnsi="Times New Roman" w:cs="Times New Roman"/>
            <w:noProof/>
          </w:rPr>
          <w:lastRenderedPageBreak/>
          <w:t>samples intended for dissolved organic carbon (DOC) analysis with 100</w:t>
        </w:r>
      </w:ins>
      <w:ins w:id="226" w:author="Zach Lessig" w:date="2019-01-30T13:26:00Z">
        <w:r w:rsidR="00492BD9" w:rsidRPr="00E97C61">
          <w:rPr>
            <w:rFonts w:ascii="Times New Roman" w:eastAsia="STHupo" w:hAnsi="Times New Roman" w:cs="Times New Roman"/>
            <w:noProof/>
          </w:rPr>
          <w:t xml:space="preserve"> </w:t>
        </w:r>
      </w:ins>
      <w:ins w:id="227" w:author="Zach Lessig" w:date="2019-01-30T11:21:00Z">
        <w:r w:rsidRPr="00E97C61">
          <w:rPr>
            <w:rFonts w:ascii="Times New Roman" w:eastAsia="STHupo" w:hAnsi="Times New Roman" w:cs="Times New Roman"/>
            <w:noProof/>
          </w:rPr>
          <w:t>µL of 0.5N HCl to ensure pH was at or below 2.  These samples were transported in a cooler out of the field and stored in a freezer until analysis.</w:t>
        </w:r>
      </w:ins>
    </w:p>
    <w:p w14:paraId="569EA24C" w14:textId="69CBE687" w:rsidR="004455A0" w:rsidRPr="00E97C61" w:rsidRDefault="004455A0">
      <w:pPr>
        <w:spacing w:line="480" w:lineRule="auto"/>
        <w:rPr>
          <w:ins w:id="228" w:author="Zach Lessig" w:date="2019-01-30T11:21:00Z"/>
          <w:rFonts w:ascii="Times New Roman" w:eastAsia="STHupo" w:hAnsi="Times New Roman" w:cs="Times New Roman"/>
          <w:b/>
          <w:noProof/>
        </w:rPr>
      </w:pPr>
      <w:ins w:id="229" w:author="Zach Lessig" w:date="2019-01-30T11:21:00Z">
        <w:r w:rsidRPr="00E97C61">
          <w:rPr>
            <w:rFonts w:ascii="Times New Roman" w:eastAsia="STHupo" w:hAnsi="Times New Roman" w:cs="Times New Roman"/>
            <w:noProof/>
          </w:rPr>
          <w:tab/>
          <w:t>I analyzed the samples for ammonium (NH</w:t>
        </w:r>
        <w:r w:rsidRPr="00E97C61">
          <w:rPr>
            <w:rFonts w:ascii="Times New Roman" w:eastAsia="STHupo" w:hAnsi="Times New Roman" w:cs="Times New Roman"/>
            <w:noProof/>
            <w:vertAlign w:val="subscript"/>
          </w:rPr>
          <w:t>4</w:t>
        </w:r>
        <w:r w:rsidRPr="00E97C61">
          <w:rPr>
            <w:rFonts w:ascii="Times New Roman" w:eastAsia="STHupo" w:hAnsi="Times New Roman" w:cs="Times New Roman"/>
            <w:noProof/>
            <w:vertAlign w:val="superscript"/>
          </w:rPr>
          <w:t>+</w:t>
        </w:r>
        <w:r w:rsidRPr="00E97C61">
          <w:rPr>
            <w:rFonts w:ascii="Times New Roman" w:eastAsia="STHupo" w:hAnsi="Times New Roman" w:cs="Times New Roman"/>
            <w:noProof/>
          </w:rPr>
          <w:t>) using EPA-103-B Rev. 1 method (2012)</w:t>
        </w:r>
      </w:ins>
      <w:ins w:id="230" w:author="Zach Lessig" w:date="2019-01-30T13:22:00Z">
        <w:r w:rsidR="00D84D26" w:rsidRPr="00E97C61">
          <w:rPr>
            <w:rFonts w:ascii="Times New Roman" w:eastAsia="STHupo" w:hAnsi="Times New Roman" w:cs="Times New Roman"/>
            <w:noProof/>
          </w:rPr>
          <w:t xml:space="preserve"> with the exception that 0.025 mg</w:t>
        </w:r>
      </w:ins>
      <w:ins w:id="231" w:author="Zach Lessig" w:date="2019-01-30T13:24:00Z">
        <w:r w:rsidR="00492BD9" w:rsidRPr="00E97C61">
          <w:rPr>
            <w:rFonts w:ascii="Times New Roman" w:eastAsia="STHupo" w:hAnsi="Times New Roman" w:cs="Times New Roman"/>
            <w:noProof/>
          </w:rPr>
          <w:t>/L</w:t>
        </w:r>
      </w:ins>
      <w:ins w:id="232" w:author="Zach Lessig" w:date="2019-01-30T13:22:00Z">
        <w:r w:rsidR="00D84D26" w:rsidRPr="00E97C61">
          <w:rPr>
            <w:rFonts w:ascii="Times New Roman" w:eastAsia="STHupo" w:hAnsi="Times New Roman" w:cs="Times New Roman"/>
            <w:noProof/>
          </w:rPr>
          <w:t xml:space="preserve"> ammonium was added to the sample to ensure concentrations </w:t>
        </w:r>
      </w:ins>
      <w:ins w:id="233" w:author="Zach Lessig" w:date="2019-01-30T13:25:00Z">
        <w:r w:rsidR="00492BD9" w:rsidRPr="00E97C61">
          <w:rPr>
            <w:rFonts w:ascii="Times New Roman" w:eastAsia="STHupo" w:hAnsi="Times New Roman" w:cs="Times New Roman"/>
            <w:noProof/>
          </w:rPr>
          <w:t xml:space="preserve">were </w:t>
        </w:r>
      </w:ins>
      <w:ins w:id="234" w:author="Zach Lessig" w:date="2019-01-30T13:22:00Z">
        <w:r w:rsidR="00D84D26" w:rsidRPr="00E97C61">
          <w:rPr>
            <w:rFonts w:ascii="Times New Roman" w:eastAsia="STHupo" w:hAnsi="Times New Roman" w:cs="Times New Roman"/>
            <w:noProof/>
          </w:rPr>
          <w:t xml:space="preserve">within the detection limit and </w:t>
        </w:r>
      </w:ins>
      <w:ins w:id="235" w:author="Zach Lessig" w:date="2019-01-30T13:25:00Z">
        <w:r w:rsidR="00492BD9" w:rsidRPr="00E97C61">
          <w:rPr>
            <w:rFonts w:ascii="Times New Roman" w:eastAsia="STHupo" w:hAnsi="Times New Roman" w:cs="Times New Roman"/>
            <w:noProof/>
          </w:rPr>
          <w:t xml:space="preserve">later </w:t>
        </w:r>
      </w:ins>
      <w:ins w:id="236" w:author="Zach Lessig" w:date="2019-01-30T13:22:00Z">
        <w:r w:rsidR="00D84D26" w:rsidRPr="00E97C61">
          <w:rPr>
            <w:rFonts w:ascii="Times New Roman" w:eastAsia="STHupo" w:hAnsi="Times New Roman" w:cs="Times New Roman"/>
            <w:noProof/>
          </w:rPr>
          <w:t>subtr</w:t>
        </w:r>
        <w:r w:rsidR="00492BD9" w:rsidRPr="00E97C61">
          <w:rPr>
            <w:rFonts w:ascii="Times New Roman" w:eastAsia="STHupo" w:hAnsi="Times New Roman" w:cs="Times New Roman"/>
            <w:noProof/>
          </w:rPr>
          <w:t>acted</w:t>
        </w:r>
      </w:ins>
      <w:ins w:id="237" w:author="Zach Lessig" w:date="2019-01-30T11:21:00Z">
        <w:r w:rsidR="00492BD9" w:rsidRPr="00E97C61">
          <w:rPr>
            <w:rFonts w:ascii="Times New Roman" w:eastAsia="STHupo" w:hAnsi="Times New Roman" w:cs="Times New Roman"/>
            <w:noProof/>
          </w:rPr>
          <w:t xml:space="preserve">.  </w:t>
        </w:r>
      </w:ins>
      <w:ins w:id="238" w:author="Zach Lessig" w:date="2019-01-30T13:25:00Z">
        <w:r w:rsidR="00D97521" w:rsidRPr="00E97C61">
          <w:rPr>
            <w:rFonts w:ascii="Times New Roman" w:eastAsia="STHupo" w:hAnsi="Times New Roman" w:cs="Times New Roman"/>
            <w:noProof/>
          </w:rPr>
          <w:t>I analyzed n</w:t>
        </w:r>
      </w:ins>
      <w:ins w:id="239" w:author="Zach Lessig" w:date="2019-01-30T11:21:00Z">
        <w:r w:rsidRPr="00E97C61">
          <w:rPr>
            <w:rFonts w:ascii="Times New Roman" w:eastAsia="STHupo" w:hAnsi="Times New Roman" w:cs="Times New Roman"/>
            <w:noProof/>
          </w:rPr>
          <w:t>itrate + nitrite (NO</w:t>
        </w:r>
        <w:r w:rsidRPr="00E97C61">
          <w:rPr>
            <w:rFonts w:ascii="Times New Roman" w:eastAsia="STHupo" w:hAnsi="Times New Roman" w:cs="Times New Roman"/>
            <w:noProof/>
            <w:vertAlign w:val="subscript"/>
          </w:rPr>
          <w:t>3</w:t>
        </w:r>
        <w:r w:rsidRPr="00E97C61">
          <w:rPr>
            <w:rFonts w:ascii="Times New Roman" w:eastAsia="STHupo" w:hAnsi="Times New Roman" w:cs="Times New Roman"/>
            <w:noProof/>
            <w:vertAlign w:val="superscript"/>
          </w:rPr>
          <w:t xml:space="preserve">- </w:t>
        </w:r>
        <w:r w:rsidRPr="00E97C61">
          <w:rPr>
            <w:rFonts w:ascii="Times New Roman" w:eastAsia="STHupo" w:hAnsi="Times New Roman" w:cs="Times New Roman"/>
            <w:noProof/>
          </w:rPr>
          <w:t>+ NO</w:t>
        </w:r>
        <w:r w:rsidRPr="00E97C61">
          <w:rPr>
            <w:rFonts w:ascii="Times New Roman" w:eastAsia="STHupo" w:hAnsi="Times New Roman" w:cs="Times New Roman"/>
            <w:noProof/>
            <w:vertAlign w:val="subscript"/>
          </w:rPr>
          <w:t>2</w:t>
        </w:r>
        <w:r w:rsidRPr="00E97C61">
          <w:rPr>
            <w:rFonts w:ascii="Times New Roman" w:eastAsia="STHupo" w:hAnsi="Times New Roman" w:cs="Times New Roman"/>
            <w:noProof/>
            <w:vertAlign w:val="superscript"/>
          </w:rPr>
          <w:t>-</w:t>
        </w:r>
        <w:r w:rsidRPr="00E97C61">
          <w:rPr>
            <w:rFonts w:ascii="Times New Roman" w:eastAsia="STHupo" w:hAnsi="Times New Roman" w:cs="Times New Roman"/>
            <w:noProof/>
          </w:rPr>
          <w:t>; hereafter referred to as NO</w:t>
        </w:r>
        <w:r w:rsidRPr="00E97C61">
          <w:rPr>
            <w:rFonts w:ascii="Times New Roman" w:eastAsia="STHupo" w:hAnsi="Times New Roman" w:cs="Times New Roman"/>
            <w:noProof/>
            <w:vertAlign w:val="subscript"/>
          </w:rPr>
          <w:t>3</w:t>
        </w:r>
        <w:r w:rsidRPr="00E97C61">
          <w:rPr>
            <w:rFonts w:ascii="Times New Roman" w:eastAsia="STHupo" w:hAnsi="Times New Roman" w:cs="Times New Roman"/>
            <w:noProof/>
            <w:vertAlign w:val="superscript"/>
          </w:rPr>
          <w:t>-</w:t>
        </w:r>
        <w:r w:rsidRPr="00E97C61">
          <w:rPr>
            <w:rFonts w:ascii="Times New Roman" w:eastAsia="STHupo" w:hAnsi="Times New Roman" w:cs="Times New Roman"/>
            <w:noProof/>
          </w:rPr>
          <w:t>)</w:t>
        </w:r>
      </w:ins>
      <w:ins w:id="240" w:author="Zach Lessig" w:date="2019-01-30T13:25:00Z">
        <w:r w:rsidR="00492BD9" w:rsidRPr="00E97C61">
          <w:rPr>
            <w:rFonts w:ascii="Times New Roman" w:eastAsia="STHupo" w:hAnsi="Times New Roman" w:cs="Times New Roman"/>
            <w:noProof/>
          </w:rPr>
          <w:t xml:space="preserve"> </w:t>
        </w:r>
      </w:ins>
      <w:ins w:id="241" w:author="Zach Lessig" w:date="2019-01-30T11:21:00Z">
        <w:r w:rsidRPr="00E97C61">
          <w:rPr>
            <w:rFonts w:ascii="Times New Roman" w:eastAsia="STHupo" w:hAnsi="Times New Roman" w:cs="Times New Roman"/>
            <w:noProof/>
          </w:rPr>
          <w:t xml:space="preserve"> using EPA-127-B Rev. 1 (2012)</w:t>
        </w:r>
      </w:ins>
      <w:ins w:id="242" w:author="Zach Lessig" w:date="2019-02-08T12:40:00Z">
        <w:r w:rsidR="00AC2A73" w:rsidRPr="00E97C61">
          <w:rPr>
            <w:rFonts w:ascii="Times New Roman" w:eastAsia="STHupo" w:hAnsi="Times New Roman" w:cs="Times New Roman"/>
            <w:noProof/>
          </w:rPr>
          <w:t xml:space="preserve"> and added the ammonium and nitrate concentrations together to obtain a concentration of total dissolved inorganic nitrogen (DIN)</w:t>
        </w:r>
      </w:ins>
      <w:ins w:id="243" w:author="Zach Lessig" w:date="2019-02-08T12:41:00Z">
        <w:r w:rsidR="00AC2A73" w:rsidRPr="00E97C61">
          <w:rPr>
            <w:rFonts w:ascii="Times New Roman" w:eastAsia="STHupo" w:hAnsi="Times New Roman" w:cs="Times New Roman"/>
            <w:noProof/>
          </w:rPr>
          <w:t>.</w:t>
        </w:r>
      </w:ins>
      <w:ins w:id="244" w:author="Zach Lessig" w:date="2019-02-08T12:40:00Z">
        <w:r w:rsidR="00AC2A73" w:rsidRPr="00E97C61">
          <w:rPr>
            <w:rFonts w:ascii="Times New Roman" w:eastAsia="STHupo" w:hAnsi="Times New Roman" w:cs="Times New Roman"/>
            <w:noProof/>
          </w:rPr>
          <w:t xml:space="preserve"> </w:t>
        </w:r>
      </w:ins>
      <w:ins w:id="245" w:author="Zach Lessig" w:date="2019-02-08T12:41:00Z">
        <w:r w:rsidR="00AC2A73" w:rsidRPr="00E97C61">
          <w:rPr>
            <w:rFonts w:ascii="Times New Roman" w:eastAsia="STHupo" w:hAnsi="Times New Roman" w:cs="Times New Roman"/>
            <w:noProof/>
          </w:rPr>
          <w:t xml:space="preserve"> </w:t>
        </w:r>
      </w:ins>
      <w:ins w:id="246" w:author="Zach Lessig" w:date="2019-02-08T12:40:00Z">
        <w:r w:rsidR="00AC2A73" w:rsidRPr="00E97C61">
          <w:rPr>
            <w:rFonts w:ascii="Times New Roman" w:eastAsia="STHupo" w:hAnsi="Times New Roman" w:cs="Times New Roman"/>
            <w:noProof/>
          </w:rPr>
          <w:t>I analyzed th</w:t>
        </w:r>
      </w:ins>
      <w:ins w:id="247" w:author="Zach Lessig" w:date="2019-02-08T12:41:00Z">
        <w:r w:rsidR="00AC2A73" w:rsidRPr="00E97C61">
          <w:rPr>
            <w:rFonts w:ascii="Times New Roman" w:eastAsia="STHupo" w:hAnsi="Times New Roman" w:cs="Times New Roman"/>
            <w:noProof/>
          </w:rPr>
          <w:t xml:space="preserve">e sample for </w:t>
        </w:r>
      </w:ins>
      <w:ins w:id="248" w:author="Zach Lessig" w:date="2019-01-30T11:21:00Z">
        <w:r w:rsidRPr="00E97C61">
          <w:rPr>
            <w:rFonts w:ascii="Times New Roman" w:eastAsia="STHupo" w:hAnsi="Times New Roman" w:cs="Times New Roman"/>
            <w:noProof/>
          </w:rPr>
          <w:t>phosphate (PO</w:t>
        </w:r>
        <w:r w:rsidRPr="00E97C61">
          <w:rPr>
            <w:rFonts w:ascii="Times New Roman" w:eastAsia="STHupo" w:hAnsi="Times New Roman" w:cs="Times New Roman"/>
            <w:noProof/>
            <w:vertAlign w:val="subscript"/>
          </w:rPr>
          <w:t>4</w:t>
        </w:r>
        <w:r w:rsidRPr="00E97C61">
          <w:rPr>
            <w:rFonts w:ascii="Times New Roman" w:eastAsia="STHupo" w:hAnsi="Times New Roman" w:cs="Times New Roman"/>
            <w:noProof/>
            <w:vertAlign w:val="superscript"/>
          </w:rPr>
          <w:t>3-</w:t>
        </w:r>
        <w:r w:rsidRPr="00E97C61">
          <w:rPr>
            <w:rFonts w:ascii="Times New Roman" w:eastAsia="STHupo" w:hAnsi="Times New Roman" w:cs="Times New Roman"/>
            <w:noProof/>
          </w:rPr>
          <w:t>) using EPA-155-B Rev. 0 (2016)</w:t>
        </w:r>
      </w:ins>
      <w:ins w:id="249" w:author="Zach Lessig" w:date="2019-02-08T12:38:00Z">
        <w:r w:rsidR="00AC2A73" w:rsidRPr="00E97C61">
          <w:rPr>
            <w:rFonts w:ascii="Times New Roman" w:eastAsia="STHupo" w:hAnsi="Times New Roman" w:cs="Times New Roman"/>
            <w:noProof/>
          </w:rPr>
          <w:t xml:space="preserve"> referred to here as soluble reactive phosphorus</w:t>
        </w:r>
      </w:ins>
      <w:ins w:id="250" w:author="Zach Lessig" w:date="2019-02-08T12:39:00Z">
        <w:r w:rsidR="00AC2A73" w:rsidRPr="00E97C61">
          <w:rPr>
            <w:rFonts w:ascii="Times New Roman" w:eastAsia="STHupo" w:hAnsi="Times New Roman" w:cs="Times New Roman"/>
            <w:noProof/>
          </w:rPr>
          <w:t xml:space="preserve"> (SRP)</w:t>
        </w:r>
      </w:ins>
      <w:ins w:id="251" w:author="Zach Lessig" w:date="2019-01-30T11:21:00Z">
        <w:r w:rsidRPr="00E97C61">
          <w:rPr>
            <w:rFonts w:ascii="Times New Roman" w:eastAsia="STHupo" w:hAnsi="Times New Roman" w:cs="Times New Roman"/>
            <w:noProof/>
          </w:rPr>
          <w:t xml:space="preserve">.  </w:t>
        </w:r>
      </w:ins>
      <w:ins w:id="252" w:author="Zach Lessig" w:date="2019-02-08T12:43:00Z">
        <w:r w:rsidR="00CC1AC8" w:rsidRPr="00E97C61">
          <w:rPr>
            <w:rFonts w:ascii="Times New Roman" w:eastAsia="STHupo" w:hAnsi="Times New Roman" w:cs="Times New Roman"/>
            <w:noProof/>
          </w:rPr>
          <w:t>These samples</w:t>
        </w:r>
      </w:ins>
      <w:ins w:id="253" w:author="Zach Lessig" w:date="2019-02-08T12:42:00Z">
        <w:r w:rsidR="00CC1AC8" w:rsidRPr="00E97C61">
          <w:rPr>
            <w:rFonts w:ascii="Times New Roman" w:eastAsia="STHupo" w:hAnsi="Times New Roman" w:cs="Times New Roman"/>
            <w:noProof/>
          </w:rPr>
          <w:t xml:space="preserve"> </w:t>
        </w:r>
      </w:ins>
      <w:ins w:id="254" w:author="Zach Lessig" w:date="2019-01-30T11:21:00Z">
        <w:r w:rsidRPr="00E97C61">
          <w:rPr>
            <w:rFonts w:ascii="Times New Roman" w:eastAsia="STHupo" w:hAnsi="Times New Roman" w:cs="Times New Roman"/>
            <w:noProof/>
          </w:rPr>
          <w:t>were run on an AQ1 Discrete Analyzer (Seal Analytical)</w:t>
        </w:r>
        <w:r w:rsidR="00492BD9" w:rsidRPr="00E97C61">
          <w:rPr>
            <w:rFonts w:ascii="Times New Roman" w:eastAsia="STHupo" w:hAnsi="Times New Roman" w:cs="Times New Roman"/>
            <w:noProof/>
          </w:rPr>
          <w:t xml:space="preserve">.  </w:t>
        </w:r>
        <w:r w:rsidRPr="00E97C61">
          <w:rPr>
            <w:rFonts w:ascii="Times New Roman" w:eastAsia="STHupo" w:hAnsi="Times New Roman" w:cs="Times New Roman"/>
            <w:noProof/>
          </w:rPr>
          <w:t>The acidified DOC sample was analyzed on a Shimadzu TOC-L (TOC-L Total Organic Carbon Analyzer, Shimadzu) with techniques outlined in the administrators manual.</w:t>
        </w:r>
        <w:r w:rsidRPr="00E97C61">
          <w:rPr>
            <w:rStyle w:val="CommentReference"/>
            <w:rFonts w:ascii="Times New Roman" w:hAnsi="Times New Roman" w:cs="Times New Roman"/>
            <w:sz w:val="24"/>
            <w:szCs w:val="24"/>
          </w:rPr>
          <w:commentReference w:id="255"/>
        </w:r>
      </w:ins>
      <w:ins w:id="256" w:author="Zach Lessig" w:date="2019-02-08T12:22:00Z">
        <w:r w:rsidR="00D617F4" w:rsidRPr="00E97C61">
          <w:rPr>
            <w:rFonts w:ascii="Times New Roman" w:eastAsia="STHupo" w:hAnsi="Times New Roman" w:cs="Times New Roman"/>
            <w:noProof/>
          </w:rPr>
          <w:t xml:space="preserve">  </w:t>
        </w:r>
      </w:ins>
    </w:p>
    <w:p w14:paraId="1EC518F3" w14:textId="77777777" w:rsidR="004455A0" w:rsidRPr="00E97C61" w:rsidRDefault="004455A0">
      <w:pPr>
        <w:spacing w:line="480" w:lineRule="auto"/>
        <w:jc w:val="center"/>
        <w:outlineLvl w:val="0"/>
        <w:rPr>
          <w:ins w:id="257" w:author="Zach Lessig" w:date="2019-01-30T11:21:00Z"/>
          <w:rFonts w:ascii="Times New Roman" w:eastAsia="STHupo" w:hAnsi="Times New Roman" w:cs="Times New Roman"/>
          <w:u w:val="single"/>
        </w:rPr>
      </w:pPr>
      <w:ins w:id="258" w:author="Zach Lessig" w:date="2019-01-30T11:21:00Z">
        <w:r w:rsidRPr="00E97C61">
          <w:rPr>
            <w:rFonts w:ascii="Times New Roman" w:eastAsia="STHupo" w:hAnsi="Times New Roman" w:cs="Times New Roman"/>
            <w:u w:val="single"/>
          </w:rPr>
          <w:t>Fish</w:t>
        </w:r>
      </w:ins>
    </w:p>
    <w:p w14:paraId="0A5AE5DE" w14:textId="4B65AF3D" w:rsidR="004455A0" w:rsidRPr="00E97C61" w:rsidRDefault="004455A0">
      <w:pPr>
        <w:spacing w:line="480" w:lineRule="auto"/>
        <w:rPr>
          <w:ins w:id="259" w:author="Zach Lessig" w:date="2019-01-30T11:21:00Z"/>
          <w:rFonts w:ascii="Times New Roman" w:eastAsia="STHupo" w:hAnsi="Times New Roman" w:cs="Times New Roman"/>
        </w:rPr>
      </w:pPr>
      <w:ins w:id="260" w:author="Zach Lessig" w:date="2019-01-30T11:21:00Z">
        <w:r w:rsidRPr="00E97C61">
          <w:rPr>
            <w:rFonts w:ascii="Times New Roman" w:eastAsia="STHupo" w:hAnsi="Times New Roman" w:cs="Times New Roman"/>
          </w:rPr>
          <w:tab/>
          <w:t>I conducted a population estimate of stream salmonids</w:t>
        </w:r>
      </w:ins>
      <w:ins w:id="261" w:author="Zach Lessig" w:date="2019-02-08T12:01:00Z">
        <w:r w:rsidR="009F7824" w:rsidRPr="00E97C61">
          <w:rPr>
            <w:rFonts w:ascii="Times New Roman" w:eastAsia="STHupo" w:hAnsi="Times New Roman" w:cs="Times New Roman"/>
          </w:rPr>
          <w:t xml:space="preserve"> (Family Salmonidae)</w:t>
        </w:r>
      </w:ins>
      <w:ins w:id="262" w:author="Zach Lessig" w:date="2019-01-30T11:21:00Z">
        <w:r w:rsidRPr="00E97C61">
          <w:rPr>
            <w:rFonts w:ascii="Times New Roman" w:eastAsia="STHupo" w:hAnsi="Times New Roman" w:cs="Times New Roman"/>
          </w:rPr>
          <w:t xml:space="preserve"> immediately upstream </w:t>
        </w:r>
        <w:commentRangeStart w:id="263"/>
        <w:r w:rsidRPr="00E97C61">
          <w:rPr>
            <w:rFonts w:ascii="Times New Roman" w:eastAsia="STHupo" w:hAnsi="Times New Roman" w:cs="Times New Roman"/>
          </w:rPr>
          <w:t xml:space="preserve">of each site </w:t>
        </w:r>
        <w:commentRangeEnd w:id="263"/>
        <w:r w:rsidRPr="00E97C61">
          <w:rPr>
            <w:rStyle w:val="CommentReference"/>
            <w:rFonts w:ascii="Times New Roman" w:hAnsi="Times New Roman" w:cs="Times New Roman"/>
            <w:sz w:val="24"/>
            <w:szCs w:val="24"/>
            <w:rPrChange w:id="264" w:author="Zach Lessig" w:date="2019-02-08T12:55:00Z">
              <w:rPr>
                <w:rStyle w:val="CommentReference"/>
              </w:rPr>
            </w:rPrChange>
          </w:rPr>
          <w:commentReference w:id="263"/>
        </w:r>
        <w:r w:rsidRPr="00E97C61">
          <w:rPr>
            <w:rFonts w:ascii="Times New Roman" w:eastAsia="STHupo" w:hAnsi="Times New Roman" w:cs="Times New Roman"/>
          </w:rPr>
          <w:t>where DO probes were deployed and water samples were taken.  The fish included</w:t>
        </w:r>
        <w:r w:rsidR="0049592D" w:rsidRPr="00E97C61">
          <w:rPr>
            <w:rFonts w:ascii="Times New Roman" w:eastAsia="STHupo" w:hAnsi="Times New Roman" w:cs="Times New Roman"/>
          </w:rPr>
          <w:t xml:space="preserve"> in the estimate were </w:t>
        </w:r>
        <w:r w:rsidRPr="00E97C61">
          <w:rPr>
            <w:rFonts w:ascii="Times New Roman" w:eastAsia="STHupo" w:hAnsi="Times New Roman" w:cs="Times New Roman"/>
          </w:rPr>
          <w:t xml:space="preserve">almost all native </w:t>
        </w:r>
        <w:proofErr w:type="spellStart"/>
        <w:r w:rsidRPr="00E97C61">
          <w:rPr>
            <w:rFonts w:ascii="Times New Roman" w:eastAsia="STHupo" w:hAnsi="Times New Roman" w:cs="Times New Roman"/>
          </w:rPr>
          <w:t>westslope</w:t>
        </w:r>
        <w:proofErr w:type="spellEnd"/>
        <w:r w:rsidRPr="00E97C61">
          <w:rPr>
            <w:rFonts w:ascii="Times New Roman" w:eastAsia="STHupo" w:hAnsi="Times New Roman" w:cs="Times New Roman"/>
          </w:rPr>
          <w:t xml:space="preserve"> cutthroat trout (</w:t>
        </w:r>
        <w:proofErr w:type="spellStart"/>
        <w:r w:rsidRPr="00E97C61">
          <w:rPr>
            <w:rFonts w:ascii="Times New Roman" w:eastAsia="STHupo" w:hAnsi="Times New Roman" w:cs="Times New Roman"/>
            <w:i/>
          </w:rPr>
          <w:t>Oncorhynchus</w:t>
        </w:r>
        <w:proofErr w:type="spellEnd"/>
        <w:r w:rsidRPr="00E97C61">
          <w:rPr>
            <w:rFonts w:ascii="Times New Roman" w:eastAsia="STHupo" w:hAnsi="Times New Roman" w:cs="Times New Roman"/>
            <w:i/>
          </w:rPr>
          <w:t xml:space="preserve"> </w:t>
        </w:r>
        <w:proofErr w:type="spellStart"/>
        <w:r w:rsidRPr="00E97C61">
          <w:rPr>
            <w:rFonts w:ascii="Times New Roman" w:eastAsia="STHupo" w:hAnsi="Times New Roman" w:cs="Times New Roman"/>
            <w:i/>
          </w:rPr>
          <w:t>clarkii</w:t>
        </w:r>
        <w:proofErr w:type="spellEnd"/>
        <w:r w:rsidRPr="00E97C61">
          <w:rPr>
            <w:rFonts w:ascii="Times New Roman" w:eastAsia="STHupo" w:hAnsi="Times New Roman" w:cs="Times New Roman"/>
            <w:i/>
          </w:rPr>
          <w:t xml:space="preserve"> </w:t>
        </w:r>
        <w:proofErr w:type="spellStart"/>
        <w:r w:rsidRPr="00E97C61">
          <w:rPr>
            <w:rFonts w:ascii="Times New Roman" w:eastAsia="STHupo" w:hAnsi="Times New Roman" w:cs="Times New Roman"/>
            <w:i/>
          </w:rPr>
          <w:t>lewisi</w:t>
        </w:r>
        <w:proofErr w:type="spellEnd"/>
        <w:r w:rsidRPr="00E97C61">
          <w:rPr>
            <w:rFonts w:ascii="Times New Roman" w:eastAsia="STHupo" w:hAnsi="Times New Roman" w:cs="Times New Roman"/>
          </w:rPr>
          <w:t xml:space="preserve">) with some fish displaying signs of hybridization with the native </w:t>
        </w:r>
        <w:proofErr w:type="spellStart"/>
        <w:r w:rsidRPr="00E97C61">
          <w:rPr>
            <w:rFonts w:ascii="Times New Roman" w:eastAsia="STHupo" w:hAnsi="Times New Roman" w:cs="Times New Roman"/>
          </w:rPr>
          <w:t>redband</w:t>
        </w:r>
        <w:proofErr w:type="spellEnd"/>
        <w:r w:rsidRPr="00E97C61">
          <w:rPr>
            <w:rFonts w:ascii="Times New Roman" w:eastAsia="STHupo" w:hAnsi="Times New Roman" w:cs="Times New Roman"/>
          </w:rPr>
          <w:t xml:space="preserve"> rainbow trout (</w:t>
        </w:r>
        <w:proofErr w:type="spellStart"/>
        <w:r w:rsidRPr="00E97C61">
          <w:rPr>
            <w:rFonts w:ascii="Times New Roman" w:eastAsia="STHupo" w:hAnsi="Times New Roman" w:cs="Times New Roman"/>
            <w:i/>
          </w:rPr>
          <w:t>Oncorhynchus</w:t>
        </w:r>
        <w:proofErr w:type="spellEnd"/>
        <w:r w:rsidRPr="00E97C61">
          <w:rPr>
            <w:rFonts w:ascii="Times New Roman" w:eastAsia="STHupo" w:hAnsi="Times New Roman" w:cs="Times New Roman"/>
            <w:i/>
          </w:rPr>
          <w:t xml:space="preserve"> mykiss </w:t>
        </w:r>
        <w:proofErr w:type="spellStart"/>
        <w:r w:rsidRPr="00E97C61">
          <w:rPr>
            <w:rFonts w:ascii="Times New Roman" w:eastAsia="STHupo" w:hAnsi="Times New Roman" w:cs="Times New Roman"/>
            <w:i/>
          </w:rPr>
          <w:t>gairdneri</w:t>
        </w:r>
        <w:proofErr w:type="spellEnd"/>
        <w:r w:rsidRPr="00E97C61">
          <w:rPr>
            <w:rFonts w:ascii="Times New Roman" w:eastAsia="STHupo" w:hAnsi="Times New Roman" w:cs="Times New Roman"/>
          </w:rPr>
          <w:t>)</w:t>
        </w:r>
      </w:ins>
      <w:customXmlInsRangeStart w:id="265" w:author="Zach Lessig" w:date="2019-02-08T13:17:00Z"/>
      <w:sdt>
        <w:sdtPr>
          <w:rPr>
            <w:rFonts w:ascii="Times New Roman" w:eastAsia="STHupo" w:hAnsi="Times New Roman" w:cs="Times New Roman"/>
          </w:rPr>
          <w:id w:val="1936936045"/>
          <w:citation/>
        </w:sdtPr>
        <w:sdtContent>
          <w:customXmlInsRangeEnd w:id="265"/>
          <w:ins w:id="266" w:author="Zach Lessig" w:date="2019-02-08T13:17:00Z">
            <w:r w:rsidR="00B24715">
              <w:rPr>
                <w:rFonts w:ascii="Times New Roman" w:eastAsia="STHupo" w:hAnsi="Times New Roman" w:cs="Times New Roman"/>
              </w:rPr>
              <w:fldChar w:fldCharType="begin"/>
            </w:r>
            <w:r w:rsidR="00B24715">
              <w:rPr>
                <w:rFonts w:ascii="Times New Roman" w:eastAsia="STHupo" w:hAnsi="Times New Roman" w:cs="Times New Roman"/>
              </w:rPr>
              <w:instrText xml:space="preserve"> CITATION Wei02 \l 1033 </w:instrText>
            </w:r>
          </w:ins>
          <w:r w:rsidR="00B24715">
            <w:rPr>
              <w:rFonts w:ascii="Times New Roman" w:eastAsia="STHupo" w:hAnsi="Times New Roman" w:cs="Times New Roman"/>
            </w:rPr>
            <w:fldChar w:fldCharType="separate"/>
          </w:r>
          <w:ins w:id="267" w:author="Zach Lessig" w:date="2019-02-08T13:17:00Z">
            <w:r w:rsidR="00B24715">
              <w:rPr>
                <w:rFonts w:ascii="Times New Roman" w:eastAsia="STHupo" w:hAnsi="Times New Roman" w:cs="Times New Roman"/>
                <w:noProof/>
              </w:rPr>
              <w:t xml:space="preserve"> </w:t>
            </w:r>
            <w:r w:rsidR="00B24715" w:rsidRPr="00B24715">
              <w:rPr>
                <w:rFonts w:ascii="Times New Roman" w:eastAsia="STHupo" w:hAnsi="Times New Roman" w:cs="Times New Roman"/>
                <w:noProof/>
                <w:rPrChange w:id="268" w:author="Zach Lessig" w:date="2019-02-08T13:17:00Z">
                  <w:rPr/>
                </w:rPrChange>
              </w:rPr>
              <w:t>(Weigel, Peterson, &amp; Spruell, 2002)</w:t>
            </w:r>
            <w:r w:rsidR="00B24715">
              <w:rPr>
                <w:rFonts w:ascii="Times New Roman" w:eastAsia="STHupo" w:hAnsi="Times New Roman" w:cs="Times New Roman"/>
              </w:rPr>
              <w:fldChar w:fldCharType="end"/>
            </w:r>
          </w:ins>
          <w:customXmlInsRangeStart w:id="269" w:author="Zach Lessig" w:date="2019-02-08T13:17:00Z"/>
        </w:sdtContent>
      </w:sdt>
      <w:customXmlInsRangeEnd w:id="269"/>
      <w:bookmarkStart w:id="270" w:name="_GoBack"/>
      <w:bookmarkEnd w:id="270"/>
      <w:ins w:id="271" w:author="Zach Lessig" w:date="2019-01-30T11:21:00Z">
        <w:r w:rsidRPr="00E97C61">
          <w:rPr>
            <w:rFonts w:ascii="Times New Roman" w:eastAsia="STHupo" w:hAnsi="Times New Roman" w:cs="Times New Roman"/>
          </w:rPr>
          <w:t>.  A few non-native eastern brook trout (</w:t>
        </w:r>
        <w:proofErr w:type="spellStart"/>
        <w:r w:rsidRPr="00E97C61">
          <w:rPr>
            <w:rFonts w:ascii="Times New Roman" w:eastAsia="STHupo" w:hAnsi="Times New Roman" w:cs="Times New Roman"/>
            <w:i/>
          </w:rPr>
          <w:t>Salvelinus</w:t>
        </w:r>
        <w:proofErr w:type="spellEnd"/>
        <w:r w:rsidRPr="00E97C61">
          <w:rPr>
            <w:rFonts w:ascii="Times New Roman" w:eastAsia="STHupo" w:hAnsi="Times New Roman" w:cs="Times New Roman"/>
            <w:i/>
          </w:rPr>
          <w:t xml:space="preserve"> </w:t>
        </w:r>
        <w:proofErr w:type="spellStart"/>
        <w:r w:rsidRPr="00E97C61">
          <w:rPr>
            <w:rFonts w:ascii="Times New Roman" w:eastAsia="STHupo" w:hAnsi="Times New Roman" w:cs="Times New Roman"/>
            <w:i/>
          </w:rPr>
          <w:t>fontinalis</w:t>
        </w:r>
        <w:proofErr w:type="spellEnd"/>
        <w:r w:rsidRPr="00E97C61">
          <w:rPr>
            <w:rFonts w:ascii="Times New Roman" w:eastAsia="STHupo" w:hAnsi="Times New Roman" w:cs="Times New Roman"/>
          </w:rPr>
          <w:t>) were included in the Jack Cr. 2018 population and biomass estimate as well.</w:t>
        </w:r>
      </w:ins>
      <w:ins w:id="272" w:author="Zach Lessig" w:date="2019-02-08T12:03:00Z">
        <w:r w:rsidR="0049592D" w:rsidRPr="00E97C61">
          <w:rPr>
            <w:rFonts w:ascii="Times New Roman" w:eastAsia="STHupo" w:hAnsi="Times New Roman" w:cs="Times New Roman"/>
          </w:rPr>
          <w:t xml:space="preserve">  </w:t>
        </w:r>
      </w:ins>
      <w:ins w:id="273" w:author="Zach Lessig" w:date="2019-02-08T12:04:00Z">
        <w:r w:rsidR="0049592D" w:rsidRPr="00E97C61">
          <w:rPr>
            <w:rFonts w:ascii="Times New Roman" w:eastAsia="STHupo" w:hAnsi="Times New Roman" w:cs="Times New Roman"/>
          </w:rPr>
          <w:t xml:space="preserve">Some </w:t>
        </w:r>
      </w:ins>
      <w:ins w:id="274" w:author="Zach Lessig" w:date="2019-02-08T12:03:00Z">
        <w:r w:rsidR="0049592D" w:rsidRPr="00E97C61">
          <w:rPr>
            <w:rFonts w:ascii="Times New Roman" w:eastAsia="STHupo" w:hAnsi="Times New Roman" w:cs="Times New Roman"/>
          </w:rPr>
          <w:t xml:space="preserve">young-of-the-year (YOY) </w:t>
        </w:r>
      </w:ins>
      <w:ins w:id="275" w:author="Zach Lessig" w:date="2019-02-08T12:04:00Z">
        <w:r w:rsidR="0049592D" w:rsidRPr="00E97C61">
          <w:rPr>
            <w:rFonts w:ascii="Times New Roman" w:eastAsia="STHupo" w:hAnsi="Times New Roman" w:cs="Times New Roman"/>
          </w:rPr>
          <w:t xml:space="preserve">salmonids and </w:t>
        </w:r>
      </w:ins>
      <w:ins w:id="276" w:author="Zach Lessig" w:date="2019-01-30T11:21:00Z">
        <w:r w:rsidRPr="00E97C61">
          <w:rPr>
            <w:rFonts w:ascii="Times New Roman" w:eastAsia="STHupo" w:hAnsi="Times New Roman" w:cs="Times New Roman"/>
          </w:rPr>
          <w:t>sculpin (</w:t>
        </w:r>
        <w:proofErr w:type="spellStart"/>
        <w:r w:rsidRPr="00E97C61">
          <w:rPr>
            <w:rFonts w:ascii="Times New Roman" w:eastAsia="STHupo" w:hAnsi="Times New Roman" w:cs="Times New Roman"/>
            <w:i/>
          </w:rPr>
          <w:t>Cottus</w:t>
        </w:r>
        <w:proofErr w:type="spellEnd"/>
        <w:r w:rsidRPr="00E97C61">
          <w:rPr>
            <w:rFonts w:ascii="Times New Roman" w:eastAsia="STHupo" w:hAnsi="Times New Roman" w:cs="Times New Roman"/>
            <w:i/>
          </w:rPr>
          <w:t xml:space="preserve"> spp.</w:t>
        </w:r>
        <w:r w:rsidRPr="00E97C61">
          <w:rPr>
            <w:rFonts w:ascii="Times New Roman" w:eastAsia="STHupo" w:hAnsi="Times New Roman" w:cs="Times New Roman"/>
          </w:rPr>
          <w:t>) were also encountered but not included in the estimates.</w:t>
        </w:r>
      </w:ins>
    </w:p>
    <w:p w14:paraId="5C3122FB" w14:textId="1E6E136A" w:rsidR="004455A0" w:rsidRPr="00E97C61" w:rsidRDefault="004455A0">
      <w:pPr>
        <w:spacing w:line="480" w:lineRule="auto"/>
        <w:ind w:firstLine="720"/>
        <w:rPr>
          <w:ins w:id="277" w:author="Zach Lessig" w:date="2019-01-30T11:21:00Z"/>
          <w:rFonts w:ascii="Times New Roman" w:eastAsia="STHupo" w:hAnsi="Times New Roman" w:cs="Times New Roman"/>
        </w:rPr>
      </w:pPr>
      <w:ins w:id="278" w:author="Zach Lessig" w:date="2019-01-30T11:21:00Z">
        <w:r w:rsidRPr="00E97C61">
          <w:rPr>
            <w:rFonts w:ascii="Times New Roman" w:eastAsia="STHupo" w:hAnsi="Times New Roman" w:cs="Times New Roman"/>
          </w:rPr>
          <w:lastRenderedPageBreak/>
          <w:t xml:space="preserve">I used a backpack </w:t>
        </w:r>
        <w:proofErr w:type="spellStart"/>
        <w:r w:rsidRPr="00E97C61">
          <w:rPr>
            <w:rFonts w:ascii="Times New Roman" w:eastAsia="STHupo" w:hAnsi="Times New Roman" w:cs="Times New Roman"/>
          </w:rPr>
          <w:t>electrofisher</w:t>
        </w:r>
        <w:proofErr w:type="spellEnd"/>
        <w:r w:rsidRPr="00E97C61">
          <w:rPr>
            <w:rFonts w:ascii="Times New Roman" w:eastAsia="STHupo" w:hAnsi="Times New Roman" w:cs="Times New Roman"/>
          </w:rPr>
          <w:t xml:space="preserve"> (LR-20B </w:t>
        </w:r>
        <w:proofErr w:type="spellStart"/>
        <w:r w:rsidRPr="00E97C61">
          <w:rPr>
            <w:rFonts w:ascii="Times New Roman" w:eastAsia="STHupo" w:hAnsi="Times New Roman" w:cs="Times New Roman"/>
          </w:rPr>
          <w:t>Electrofisher</w:t>
        </w:r>
        <w:proofErr w:type="spellEnd"/>
        <w:r w:rsidRPr="00E97C61">
          <w:rPr>
            <w:rFonts w:ascii="Times New Roman" w:eastAsia="STHupo" w:hAnsi="Times New Roman" w:cs="Times New Roman"/>
          </w:rPr>
          <w:t>, Smith Root) to collect fish from a 25 m length of stream and an assistant who caught the salmonids 50 mm or more in length with a dip net and placed them in a 5 gallon bucket.  I used the two-pass depletion method</w:t>
        </w:r>
      </w:ins>
      <w:customXmlInsRangeStart w:id="279" w:author="Zach Lessig" w:date="2019-01-30T11:21:00Z"/>
      <w:sdt>
        <w:sdtPr>
          <w:rPr>
            <w:rFonts w:ascii="Times New Roman" w:eastAsia="STHupo" w:hAnsi="Times New Roman" w:cs="Times New Roman"/>
          </w:rPr>
          <w:id w:val="-229461714"/>
          <w:citation/>
        </w:sdtPr>
        <w:sdtEndPr/>
        <w:sdtContent>
          <w:customXmlInsRangeEnd w:id="279"/>
          <w:ins w:id="280" w:author="Zach Lessig" w:date="2019-01-30T11:21:00Z">
            <w:r w:rsidRPr="00E97C61">
              <w:rPr>
                <w:rFonts w:ascii="Times New Roman" w:eastAsia="STHupo" w:hAnsi="Times New Roman" w:cs="Times New Roman"/>
                <w:rPrChange w:id="281" w:author="Zach Lessig" w:date="2019-02-08T12:55:00Z">
                  <w:rPr>
                    <w:rFonts w:ascii="Times New Roman" w:eastAsia="STHupo" w:hAnsi="Times New Roman" w:cs="Times New Roman"/>
                  </w:rPr>
                </w:rPrChange>
              </w:rPr>
              <w:fldChar w:fldCharType="begin"/>
            </w:r>
            <w:r w:rsidRPr="00E97C61">
              <w:rPr>
                <w:rFonts w:ascii="Times New Roman" w:eastAsia="STHupo" w:hAnsi="Times New Roman" w:cs="Times New Roman"/>
              </w:rPr>
              <w:instrText xml:space="preserve">CITATION Loc00 \l 1033 </w:instrText>
            </w:r>
            <w:r w:rsidRPr="00E97C61">
              <w:rPr>
                <w:rFonts w:ascii="Times New Roman" w:eastAsia="STHupo" w:hAnsi="Times New Roman" w:cs="Times New Roman"/>
                <w:rPrChange w:id="282" w:author="Zach Lessig" w:date="2019-02-08T12:55:00Z">
                  <w:rPr>
                    <w:rFonts w:ascii="Times New Roman" w:eastAsia="STHupo" w:hAnsi="Times New Roman" w:cs="Times New Roman"/>
                  </w:rPr>
                </w:rPrChange>
              </w:rPr>
              <w:fldChar w:fldCharType="separate"/>
            </w:r>
            <w:r w:rsidRPr="00E97C61">
              <w:rPr>
                <w:rFonts w:ascii="Times New Roman" w:eastAsia="STHupo" w:hAnsi="Times New Roman" w:cs="Times New Roman"/>
                <w:noProof/>
              </w:rPr>
              <w:t xml:space="preserve"> (Lockwood &amp; Schneider, 2000)</w:t>
            </w:r>
            <w:r w:rsidRPr="00E97C61">
              <w:rPr>
                <w:rFonts w:ascii="Times New Roman" w:eastAsia="STHupo" w:hAnsi="Times New Roman" w:cs="Times New Roman"/>
                <w:rPrChange w:id="283" w:author="Zach Lessig" w:date="2019-02-08T12:55:00Z">
                  <w:rPr>
                    <w:rFonts w:ascii="Times New Roman" w:eastAsia="STHupo" w:hAnsi="Times New Roman" w:cs="Times New Roman"/>
                  </w:rPr>
                </w:rPrChange>
              </w:rPr>
              <w:fldChar w:fldCharType="end"/>
            </w:r>
          </w:ins>
          <w:customXmlInsRangeStart w:id="284" w:author="Zach Lessig" w:date="2019-01-30T11:21:00Z"/>
        </w:sdtContent>
      </w:sdt>
      <w:customXmlInsRangeEnd w:id="284"/>
      <w:ins w:id="285" w:author="Zach Lessig" w:date="2019-01-30T11:21:00Z">
        <w:r w:rsidRPr="00E97C61">
          <w:rPr>
            <w:rFonts w:ascii="Times New Roman" w:eastAsia="STHupo" w:hAnsi="Times New Roman" w:cs="Times New Roman"/>
          </w:rPr>
          <w:t xml:space="preserve"> and did not include block-nets.  Block-nets to prevent migration were not used because these streams were relatively small and the time elapsed between the first and second pass was only a few minutes.  The assumptions are met for this estimate as long as migration is negligible.  I anesthetized the fish to measure and weigh them using </w:t>
        </w:r>
        <w:proofErr w:type="spellStart"/>
        <w:r w:rsidRPr="00E97C61">
          <w:rPr>
            <w:rFonts w:ascii="Times New Roman" w:eastAsia="STHupo" w:hAnsi="Times New Roman" w:cs="Times New Roman"/>
          </w:rPr>
          <w:t>Tricaine</w:t>
        </w:r>
        <w:proofErr w:type="spellEnd"/>
        <w:r w:rsidRPr="00E97C61">
          <w:rPr>
            <w:rFonts w:ascii="Times New Roman" w:eastAsia="STHupo" w:hAnsi="Times New Roman" w:cs="Times New Roman"/>
          </w:rPr>
          <w:t xml:space="preserve"> </w:t>
        </w:r>
        <w:proofErr w:type="spellStart"/>
        <w:r w:rsidRPr="00E97C61">
          <w:rPr>
            <w:rFonts w:ascii="Times New Roman" w:eastAsia="STHupo" w:hAnsi="Times New Roman" w:cs="Times New Roman"/>
          </w:rPr>
          <w:t>Methanesulfonate</w:t>
        </w:r>
        <w:proofErr w:type="spellEnd"/>
        <w:r w:rsidRPr="00E97C61">
          <w:rPr>
            <w:rFonts w:ascii="Times New Roman" w:eastAsia="STHupo" w:hAnsi="Times New Roman" w:cs="Times New Roman"/>
          </w:rPr>
          <w:t xml:space="preserve"> according to Central Washington University Institutional Animal Care and Use Committ</w:t>
        </w:r>
        <w:r w:rsidR="0049592D" w:rsidRPr="00E97C61">
          <w:rPr>
            <w:rFonts w:ascii="Times New Roman" w:eastAsia="STHupo" w:hAnsi="Times New Roman" w:cs="Times New Roman"/>
          </w:rPr>
          <w:t>ee (IACUC protocol #A041710).  I calculated</w:t>
        </w:r>
        <w:r w:rsidRPr="00E97C61">
          <w:rPr>
            <w:rFonts w:ascii="Times New Roman" w:eastAsia="STHupo" w:hAnsi="Times New Roman" w:cs="Times New Roman"/>
          </w:rPr>
          <w:t xml:space="preserve"> the fish population with the two-pass depletion method from </w:t>
        </w:r>
        <w:r w:rsidRPr="00E97C61">
          <w:rPr>
            <w:rFonts w:ascii="Times New Roman" w:eastAsia="STHupo" w:hAnsi="Times New Roman" w:cs="Times New Roman"/>
            <w:noProof/>
          </w:rPr>
          <w:t>Lockwood &amp; Schneider (2000)</w:t>
        </w:r>
        <w:r w:rsidR="0049592D" w:rsidRPr="00E97C61">
          <w:rPr>
            <w:rFonts w:ascii="Times New Roman" w:eastAsia="STHupo" w:hAnsi="Times New Roman" w:cs="Times New Roman"/>
          </w:rPr>
          <w:t xml:space="preserve"> </w:t>
        </w:r>
        <w:r w:rsidRPr="00E97C61">
          <w:rPr>
            <w:rFonts w:ascii="Times New Roman" w:eastAsia="STHupo" w:hAnsi="Times New Roman" w:cs="Times New Roman"/>
          </w:rPr>
          <w:t>as follows:</w:t>
        </w:r>
      </w:ins>
    </w:p>
    <w:p w14:paraId="6417CCE6" w14:textId="77777777" w:rsidR="004455A0" w:rsidRPr="00E97C61" w:rsidRDefault="004455A0">
      <w:pPr>
        <w:spacing w:line="480" w:lineRule="auto"/>
        <w:rPr>
          <w:ins w:id="286" w:author="Zach Lessig" w:date="2019-01-30T11:21:00Z"/>
          <w:rFonts w:ascii="Times New Roman" w:eastAsia="STHupo" w:hAnsi="Times New Roman" w:cs="Times New Roman"/>
        </w:rPr>
      </w:pPr>
      <m:oMathPara>
        <m:oMathParaPr>
          <m:jc m:val="center"/>
        </m:oMathParaPr>
        <m:oMath>
          <m:r>
            <w:ins w:id="287" w:author="Zach Lessig" w:date="2019-01-30T11:21:00Z">
              <w:rPr>
                <w:rFonts w:ascii="Cambria Math" w:eastAsia="STHupo" w:hAnsi="Cambria Math" w:cs="Times New Roman"/>
                <w:rPrChange w:id="288" w:author="Zach Lessig" w:date="2019-02-08T12:55:00Z">
                  <w:rPr>
                    <w:rFonts w:ascii="Cambria Math" w:eastAsia="STHupo" w:hAnsi="Cambria Math" w:cs="Cambria Math"/>
                  </w:rPr>
                </w:rPrChange>
              </w:rPr>
              <m:t>N</m:t>
            </w:ins>
          </m:r>
          <m:r>
            <w:ins w:id="289" w:author="Zach Lessig" w:date="2019-01-30T11:21:00Z">
              <m:rPr>
                <m:sty m:val="p"/>
              </m:rPr>
              <w:rPr>
                <w:rFonts w:ascii="Cambria Math" w:eastAsia="STHupo" w:hAnsi="Cambria Math" w:cs="Times New Roman"/>
                <w:rPrChange w:id="290" w:author="Zach Lessig" w:date="2019-02-08T12:55:00Z">
                  <w:rPr>
                    <w:rFonts w:ascii="Cambria Math" w:eastAsia="STHupo" w:hAnsi="Cambria Math" w:cs="Cambria Math"/>
                  </w:rPr>
                </w:rPrChange>
              </w:rPr>
              <m:t>=</m:t>
            </w:ins>
          </m:r>
          <m:f>
            <m:fPr>
              <m:ctrlPr>
                <w:ins w:id="291" w:author="Zach Lessig" w:date="2019-01-30T11:21:00Z">
                  <w:rPr>
                    <w:rFonts w:ascii="Cambria Math" w:eastAsia="STHupo" w:hAnsi="Cambria Math" w:cs="Times New Roman"/>
                  </w:rPr>
                </w:ins>
              </m:ctrlPr>
            </m:fPr>
            <m:num>
              <m:sSup>
                <m:sSupPr>
                  <m:ctrlPr>
                    <w:ins w:id="292" w:author="Zach Lessig" w:date="2019-01-30T11:21:00Z">
                      <w:rPr>
                        <w:rFonts w:ascii="Cambria Math" w:eastAsia="STHupo" w:hAnsi="Cambria Math" w:cs="Times New Roman"/>
                        <w:i/>
                      </w:rPr>
                    </w:ins>
                  </m:ctrlPr>
                </m:sSupPr>
                <m:e>
                  <m:sSub>
                    <m:sSubPr>
                      <m:ctrlPr>
                        <w:ins w:id="293" w:author="Zach Lessig" w:date="2019-01-30T11:21:00Z">
                          <w:rPr>
                            <w:rFonts w:ascii="Cambria Math" w:eastAsia="STHupo" w:hAnsi="Cambria Math" w:cs="Times New Roman"/>
                            <w:i/>
                          </w:rPr>
                        </w:ins>
                      </m:ctrlPr>
                    </m:sSubPr>
                    <m:e>
                      <m:r>
                        <w:ins w:id="294" w:author="Zach Lessig" w:date="2019-01-30T11:21:00Z">
                          <w:rPr>
                            <w:rFonts w:ascii="Cambria Math" w:eastAsia="STHupo" w:hAnsi="Cambria Math" w:cs="Times New Roman"/>
                            <w:rPrChange w:id="295" w:author="Zach Lessig" w:date="2019-02-08T12:55:00Z">
                              <w:rPr>
                                <w:rFonts w:ascii="Cambria Math" w:eastAsia="STHupo" w:hAnsi="Cambria Math" w:cs="Times New Roman"/>
                              </w:rPr>
                            </w:rPrChange>
                          </w:rPr>
                          <m:t>C</m:t>
                        </w:ins>
                      </m:r>
                    </m:e>
                    <m:sub>
                      <m:r>
                        <w:ins w:id="296" w:author="Zach Lessig" w:date="2019-01-30T11:21:00Z">
                          <w:rPr>
                            <w:rFonts w:ascii="Cambria Math" w:eastAsia="STHupo" w:hAnsi="Cambria Math" w:cs="Times New Roman"/>
                            <w:rPrChange w:id="297" w:author="Zach Lessig" w:date="2019-02-08T12:55:00Z">
                              <w:rPr>
                                <w:rFonts w:ascii="Cambria Math" w:eastAsia="STHupo" w:hAnsi="Cambria Math" w:cs="Times New Roman"/>
                              </w:rPr>
                            </w:rPrChange>
                          </w:rPr>
                          <m:t>1</m:t>
                        </w:ins>
                      </m:r>
                    </m:sub>
                  </m:sSub>
                </m:e>
                <m:sup>
                  <m:r>
                    <w:ins w:id="298" w:author="Zach Lessig" w:date="2019-01-30T11:21:00Z">
                      <w:rPr>
                        <w:rFonts w:ascii="Cambria Math" w:eastAsia="STHupo" w:hAnsi="Cambria Math" w:cs="Times New Roman"/>
                        <w:rPrChange w:id="299" w:author="Zach Lessig" w:date="2019-02-08T12:55:00Z">
                          <w:rPr>
                            <w:rFonts w:ascii="Cambria Math" w:eastAsia="STHupo" w:hAnsi="Cambria Math" w:cs="Times New Roman"/>
                          </w:rPr>
                        </w:rPrChange>
                      </w:rPr>
                      <m:t>2</m:t>
                    </w:ins>
                  </m:r>
                </m:sup>
              </m:sSup>
            </m:num>
            <m:den>
              <m:sSub>
                <m:sSubPr>
                  <m:ctrlPr>
                    <w:ins w:id="300" w:author="Zach Lessig" w:date="2019-01-30T11:21:00Z">
                      <w:rPr>
                        <w:rFonts w:ascii="Cambria Math" w:eastAsia="STHupo" w:hAnsi="Cambria Math" w:cs="Times New Roman"/>
                      </w:rPr>
                    </w:ins>
                  </m:ctrlPr>
                </m:sSubPr>
                <m:e>
                  <m:r>
                    <w:ins w:id="301" w:author="Zach Lessig" w:date="2019-01-30T11:21:00Z">
                      <w:rPr>
                        <w:rFonts w:ascii="Cambria Math" w:eastAsia="STHupo" w:hAnsi="Cambria Math" w:cs="Times New Roman"/>
                        <w:rPrChange w:id="302" w:author="Zach Lessig" w:date="2019-02-08T12:55:00Z">
                          <w:rPr>
                            <w:rFonts w:ascii="Cambria Math" w:eastAsia="STHupo" w:hAnsi="Cambria Math" w:cs="Cambria Math"/>
                          </w:rPr>
                        </w:rPrChange>
                      </w:rPr>
                      <m:t>(C</m:t>
                    </w:ins>
                  </m:r>
                </m:e>
                <m:sub>
                  <m:r>
                    <w:ins w:id="303" w:author="Zach Lessig" w:date="2019-01-30T11:21:00Z">
                      <w:rPr>
                        <w:rFonts w:ascii="Cambria Math" w:eastAsia="STHupo" w:hAnsi="Cambria Math" w:cs="Times New Roman"/>
                        <w:rPrChange w:id="304" w:author="Zach Lessig" w:date="2019-02-08T12:55:00Z">
                          <w:rPr>
                            <w:rFonts w:ascii="Cambria Math" w:eastAsia="STHupo" w:hAnsi="Cambria Math" w:cs="Cambria Math"/>
                          </w:rPr>
                        </w:rPrChange>
                      </w:rPr>
                      <m:t>1</m:t>
                    </w:ins>
                  </m:r>
                </m:sub>
              </m:sSub>
              <m:r>
                <w:ins w:id="305" w:author="Zach Lessig" w:date="2019-01-30T11:21:00Z">
                  <w:rPr>
                    <w:rFonts w:ascii="Cambria Math" w:eastAsia="STHupo" w:hAnsi="Cambria Math" w:cs="Times New Roman"/>
                    <w:rPrChange w:id="306" w:author="Zach Lessig" w:date="2019-02-08T12:55:00Z">
                      <w:rPr>
                        <w:rFonts w:ascii="Cambria Math" w:eastAsia="STHupo" w:hAnsi="Cambria Math" w:cs="Cambria Math"/>
                      </w:rPr>
                    </w:rPrChange>
                  </w:rPr>
                  <m:t>-</m:t>
                </w:ins>
              </m:r>
              <m:sSub>
                <m:sSubPr>
                  <m:ctrlPr>
                    <w:ins w:id="307" w:author="Zach Lessig" w:date="2019-01-30T11:21:00Z">
                      <w:rPr>
                        <w:rFonts w:ascii="Cambria Math" w:eastAsia="STHupo" w:hAnsi="Cambria Math" w:cs="Times New Roman"/>
                        <w:i/>
                      </w:rPr>
                    </w:ins>
                  </m:ctrlPr>
                </m:sSubPr>
                <m:e>
                  <m:r>
                    <w:ins w:id="308" w:author="Zach Lessig" w:date="2019-01-30T11:21:00Z">
                      <w:rPr>
                        <w:rFonts w:ascii="Cambria Math" w:eastAsia="STHupo" w:hAnsi="Cambria Math" w:cs="Times New Roman"/>
                        <w:rPrChange w:id="309" w:author="Zach Lessig" w:date="2019-02-08T12:55:00Z">
                          <w:rPr>
                            <w:rFonts w:ascii="Cambria Math" w:eastAsia="STHupo" w:hAnsi="Cambria Math" w:cs="Cambria Math"/>
                          </w:rPr>
                        </w:rPrChange>
                      </w:rPr>
                      <m:t>C</m:t>
                    </w:ins>
                  </m:r>
                </m:e>
                <m:sub>
                  <m:r>
                    <w:ins w:id="310" w:author="Zach Lessig" w:date="2019-01-30T11:21:00Z">
                      <w:rPr>
                        <w:rFonts w:ascii="Cambria Math" w:eastAsia="STHupo" w:hAnsi="Cambria Math" w:cs="Times New Roman"/>
                        <w:rPrChange w:id="311" w:author="Zach Lessig" w:date="2019-02-08T12:55:00Z">
                          <w:rPr>
                            <w:rFonts w:ascii="Cambria Math" w:eastAsia="STHupo" w:hAnsi="Cambria Math" w:cs="Cambria Math"/>
                          </w:rPr>
                        </w:rPrChange>
                      </w:rPr>
                      <m:t>2</m:t>
                    </w:ins>
                  </m:r>
                </m:sub>
              </m:sSub>
              <m:r>
                <w:ins w:id="312" w:author="Zach Lessig" w:date="2019-01-30T11:21:00Z">
                  <w:rPr>
                    <w:rFonts w:ascii="Cambria Math" w:eastAsia="STHupo" w:hAnsi="Cambria Math" w:cs="Times New Roman"/>
                    <w:rPrChange w:id="313" w:author="Zach Lessig" w:date="2019-02-08T12:55:00Z">
                      <w:rPr>
                        <w:rFonts w:ascii="Cambria Math" w:eastAsia="STHupo" w:hAnsi="Cambria Math" w:cs="Cambria Math"/>
                      </w:rPr>
                    </w:rPrChange>
                  </w:rPr>
                  <m:t>)</m:t>
                </w:ins>
              </m:r>
            </m:den>
          </m:f>
        </m:oMath>
      </m:oMathPara>
    </w:p>
    <w:p w14:paraId="001C8BF8" w14:textId="77777777" w:rsidR="004455A0" w:rsidRPr="00E97C61" w:rsidRDefault="004455A0">
      <w:pPr>
        <w:spacing w:line="480" w:lineRule="auto"/>
        <w:rPr>
          <w:ins w:id="314" w:author="Zach Lessig" w:date="2019-01-30T11:21:00Z"/>
          <w:rFonts w:ascii="Times New Roman" w:eastAsia="STHupo" w:hAnsi="Times New Roman" w:cs="Times New Roman"/>
        </w:rPr>
      </w:pPr>
      <m:oMathPara>
        <m:oMathParaPr>
          <m:jc m:val="center"/>
        </m:oMathParaPr>
        <m:oMath>
          <m:r>
            <w:ins w:id="315" w:author="Zach Lessig" w:date="2019-01-30T11:21:00Z">
              <w:rPr>
                <w:rFonts w:ascii="Cambria Math" w:eastAsia="STHupo" w:hAnsi="Cambria Math" w:cs="Times New Roman"/>
                <w:rPrChange w:id="316" w:author="Zach Lessig" w:date="2019-02-08T12:55:00Z">
                  <w:rPr>
                    <w:rFonts w:ascii="Cambria Math" w:eastAsia="STHupo" w:hAnsi="Cambria Math" w:cs="Cambria Math"/>
                  </w:rPr>
                </w:rPrChange>
              </w:rPr>
              <m:t>SE</m:t>
            </w:ins>
          </m:r>
          <m:r>
            <w:ins w:id="317" w:author="Zach Lessig" w:date="2019-01-30T11:21:00Z">
              <m:rPr>
                <m:sty m:val="p"/>
              </m:rPr>
              <w:rPr>
                <w:rFonts w:ascii="Cambria Math" w:eastAsia="STHupo" w:hAnsi="Cambria Math" w:cs="Times New Roman"/>
                <w:rPrChange w:id="318" w:author="Zach Lessig" w:date="2019-02-08T12:55:00Z">
                  <w:rPr>
                    <w:rFonts w:ascii="Cambria Math" w:eastAsia="STHupo" w:hAnsi="Cambria Math" w:cs="Cambria Math"/>
                  </w:rPr>
                </w:rPrChange>
              </w:rPr>
              <m:t>=</m:t>
            </w:ins>
          </m:r>
          <m:rad>
            <m:radPr>
              <m:degHide m:val="1"/>
              <m:ctrlPr>
                <w:ins w:id="319" w:author="Zach Lessig" w:date="2019-01-30T11:21:00Z">
                  <w:rPr>
                    <w:rFonts w:ascii="Cambria Math" w:eastAsia="STHupo" w:hAnsi="Cambria Math" w:cs="Times New Roman"/>
                  </w:rPr>
                </w:ins>
              </m:ctrlPr>
            </m:radPr>
            <m:deg/>
            <m:e>
              <m:f>
                <m:fPr>
                  <m:ctrlPr>
                    <w:ins w:id="320" w:author="Zach Lessig" w:date="2019-01-30T11:21:00Z">
                      <w:rPr>
                        <w:rFonts w:ascii="Cambria Math" w:eastAsia="STHupo" w:hAnsi="Cambria Math" w:cs="Times New Roman"/>
                        <w:i/>
                      </w:rPr>
                    </w:ins>
                  </m:ctrlPr>
                </m:fPr>
                <m:num>
                  <m:sSup>
                    <m:sSupPr>
                      <m:ctrlPr>
                        <w:ins w:id="321" w:author="Zach Lessig" w:date="2019-01-30T11:21:00Z">
                          <w:rPr>
                            <w:rFonts w:ascii="Cambria Math" w:eastAsia="STHupo" w:hAnsi="Cambria Math" w:cs="Times New Roman"/>
                            <w:i/>
                          </w:rPr>
                        </w:ins>
                      </m:ctrlPr>
                    </m:sSupPr>
                    <m:e>
                      <m:sSub>
                        <m:sSubPr>
                          <m:ctrlPr>
                            <w:ins w:id="322" w:author="Zach Lessig" w:date="2019-01-30T11:21:00Z">
                              <w:rPr>
                                <w:rFonts w:ascii="Cambria Math" w:eastAsia="STHupo" w:hAnsi="Cambria Math" w:cs="Times New Roman"/>
                                <w:i/>
                              </w:rPr>
                            </w:ins>
                          </m:ctrlPr>
                        </m:sSubPr>
                        <m:e>
                          <m:r>
                            <w:ins w:id="323" w:author="Zach Lessig" w:date="2019-01-30T11:21:00Z">
                              <w:rPr>
                                <w:rFonts w:ascii="Cambria Math" w:eastAsia="STHupo" w:hAnsi="Cambria Math" w:cs="Times New Roman"/>
                                <w:rPrChange w:id="324" w:author="Zach Lessig" w:date="2019-02-08T12:55:00Z">
                                  <w:rPr>
                                    <w:rFonts w:ascii="Cambria Math" w:eastAsia="STHupo" w:hAnsi="Cambria Math" w:cs="Times New Roman"/>
                                  </w:rPr>
                                </w:rPrChange>
                              </w:rPr>
                              <m:t>C</m:t>
                            </w:ins>
                          </m:r>
                        </m:e>
                        <m:sub>
                          <m:r>
                            <w:ins w:id="325" w:author="Zach Lessig" w:date="2019-01-30T11:21:00Z">
                              <w:rPr>
                                <w:rFonts w:ascii="Cambria Math" w:eastAsia="STHupo" w:hAnsi="Cambria Math" w:cs="Times New Roman"/>
                                <w:rPrChange w:id="326" w:author="Zach Lessig" w:date="2019-02-08T12:55:00Z">
                                  <w:rPr>
                                    <w:rFonts w:ascii="Cambria Math" w:eastAsia="STHupo" w:hAnsi="Cambria Math" w:cs="Times New Roman"/>
                                  </w:rPr>
                                </w:rPrChange>
                              </w:rPr>
                              <m:t>1</m:t>
                            </w:ins>
                          </m:r>
                        </m:sub>
                      </m:sSub>
                    </m:e>
                    <m:sup>
                      <m:r>
                        <w:ins w:id="327" w:author="Zach Lessig" w:date="2019-01-30T11:21:00Z">
                          <w:rPr>
                            <w:rFonts w:ascii="Cambria Math" w:eastAsia="STHupo" w:hAnsi="Cambria Math" w:cs="Times New Roman"/>
                            <w:rPrChange w:id="328" w:author="Zach Lessig" w:date="2019-02-08T12:55:00Z">
                              <w:rPr>
                                <w:rFonts w:ascii="Cambria Math" w:eastAsia="STHupo" w:hAnsi="Cambria Math" w:cs="Times New Roman"/>
                              </w:rPr>
                            </w:rPrChange>
                          </w:rPr>
                          <m:t>2</m:t>
                        </w:ins>
                      </m:r>
                    </m:sup>
                  </m:sSup>
                  <m:sSup>
                    <m:sSupPr>
                      <m:ctrlPr>
                        <w:ins w:id="329" w:author="Zach Lessig" w:date="2019-01-30T11:21:00Z">
                          <w:rPr>
                            <w:rFonts w:ascii="Cambria Math" w:eastAsia="STHupo" w:hAnsi="Cambria Math" w:cs="Times New Roman"/>
                            <w:i/>
                          </w:rPr>
                        </w:ins>
                      </m:ctrlPr>
                    </m:sSupPr>
                    <m:e>
                      <m:sSub>
                        <m:sSubPr>
                          <m:ctrlPr>
                            <w:ins w:id="330" w:author="Zach Lessig" w:date="2019-01-30T11:21:00Z">
                              <w:rPr>
                                <w:rFonts w:ascii="Cambria Math" w:eastAsia="STHupo" w:hAnsi="Cambria Math" w:cs="Times New Roman"/>
                                <w:i/>
                              </w:rPr>
                            </w:ins>
                          </m:ctrlPr>
                        </m:sSubPr>
                        <m:e>
                          <m:r>
                            <w:ins w:id="331" w:author="Zach Lessig" w:date="2019-01-30T11:21:00Z">
                              <w:rPr>
                                <w:rFonts w:ascii="Cambria Math" w:eastAsia="STHupo" w:hAnsi="Cambria Math" w:cs="Times New Roman"/>
                                <w:rPrChange w:id="332" w:author="Zach Lessig" w:date="2019-02-08T12:55:00Z">
                                  <w:rPr>
                                    <w:rFonts w:ascii="Cambria Math" w:eastAsia="STHupo" w:hAnsi="Cambria Math" w:cs="Times New Roman"/>
                                  </w:rPr>
                                </w:rPrChange>
                              </w:rPr>
                              <m:t>C</m:t>
                            </w:ins>
                          </m:r>
                        </m:e>
                        <m:sub>
                          <m:r>
                            <w:ins w:id="333" w:author="Zach Lessig" w:date="2019-01-30T11:21:00Z">
                              <w:rPr>
                                <w:rFonts w:ascii="Cambria Math" w:eastAsia="STHupo" w:hAnsi="Cambria Math" w:cs="Times New Roman"/>
                                <w:rPrChange w:id="334" w:author="Zach Lessig" w:date="2019-02-08T12:55:00Z">
                                  <w:rPr>
                                    <w:rFonts w:ascii="Cambria Math" w:eastAsia="STHupo" w:hAnsi="Cambria Math" w:cs="Times New Roman"/>
                                  </w:rPr>
                                </w:rPrChange>
                              </w:rPr>
                              <m:t>2</m:t>
                            </w:ins>
                          </m:r>
                        </m:sub>
                      </m:sSub>
                    </m:e>
                    <m:sup>
                      <m:r>
                        <w:ins w:id="335" w:author="Zach Lessig" w:date="2019-01-30T11:21:00Z">
                          <w:rPr>
                            <w:rFonts w:ascii="Cambria Math" w:eastAsia="STHupo" w:hAnsi="Cambria Math" w:cs="Times New Roman"/>
                            <w:rPrChange w:id="336" w:author="Zach Lessig" w:date="2019-02-08T12:55:00Z">
                              <w:rPr>
                                <w:rFonts w:ascii="Cambria Math" w:eastAsia="STHupo" w:hAnsi="Cambria Math" w:cs="Times New Roman"/>
                              </w:rPr>
                            </w:rPrChange>
                          </w:rPr>
                          <m:t>2</m:t>
                        </w:ins>
                      </m:r>
                    </m:sup>
                  </m:sSup>
                  <m:r>
                    <w:ins w:id="337" w:author="Zach Lessig" w:date="2019-01-30T11:21:00Z">
                      <w:rPr>
                        <w:rFonts w:ascii="Cambria Math" w:eastAsia="STHupo" w:hAnsi="Cambria Math" w:cs="Times New Roman"/>
                        <w:rPrChange w:id="338" w:author="Zach Lessig" w:date="2019-02-08T12:55:00Z">
                          <w:rPr>
                            <w:rFonts w:ascii="Cambria Math" w:eastAsia="STHupo" w:hAnsi="Cambria Math" w:cs="Times New Roman"/>
                          </w:rPr>
                        </w:rPrChange>
                      </w:rPr>
                      <m:t>(</m:t>
                    </w:ins>
                  </m:r>
                  <m:sSub>
                    <m:sSubPr>
                      <m:ctrlPr>
                        <w:ins w:id="339" w:author="Zach Lessig" w:date="2019-01-30T11:21:00Z">
                          <w:rPr>
                            <w:rFonts w:ascii="Cambria Math" w:eastAsia="STHupo" w:hAnsi="Cambria Math" w:cs="Times New Roman"/>
                            <w:i/>
                          </w:rPr>
                        </w:ins>
                      </m:ctrlPr>
                    </m:sSubPr>
                    <m:e>
                      <m:r>
                        <w:ins w:id="340" w:author="Zach Lessig" w:date="2019-01-30T11:21:00Z">
                          <w:rPr>
                            <w:rFonts w:ascii="Cambria Math" w:eastAsia="STHupo" w:hAnsi="Cambria Math" w:cs="Times New Roman"/>
                            <w:rPrChange w:id="341" w:author="Zach Lessig" w:date="2019-02-08T12:55:00Z">
                              <w:rPr>
                                <w:rFonts w:ascii="Cambria Math" w:eastAsia="STHupo" w:hAnsi="Cambria Math" w:cs="Times New Roman"/>
                              </w:rPr>
                            </w:rPrChange>
                          </w:rPr>
                          <m:t>C</m:t>
                        </w:ins>
                      </m:r>
                    </m:e>
                    <m:sub>
                      <m:r>
                        <w:ins w:id="342" w:author="Zach Lessig" w:date="2019-01-30T11:21:00Z">
                          <w:rPr>
                            <w:rFonts w:ascii="Cambria Math" w:eastAsia="STHupo" w:hAnsi="Cambria Math" w:cs="Times New Roman"/>
                            <w:rPrChange w:id="343" w:author="Zach Lessig" w:date="2019-02-08T12:55:00Z">
                              <w:rPr>
                                <w:rFonts w:ascii="Cambria Math" w:eastAsia="STHupo" w:hAnsi="Cambria Math" w:cs="Times New Roman"/>
                              </w:rPr>
                            </w:rPrChange>
                          </w:rPr>
                          <m:t>1</m:t>
                        </w:ins>
                      </m:r>
                    </m:sub>
                  </m:sSub>
                  <m:r>
                    <w:ins w:id="344" w:author="Zach Lessig" w:date="2019-01-30T11:21:00Z">
                      <w:rPr>
                        <w:rFonts w:ascii="Cambria Math" w:eastAsia="STHupo" w:hAnsi="Cambria Math" w:cs="Times New Roman"/>
                        <w:rPrChange w:id="345" w:author="Zach Lessig" w:date="2019-02-08T12:55:00Z">
                          <w:rPr>
                            <w:rFonts w:ascii="Cambria Math" w:eastAsia="STHupo" w:hAnsi="Cambria Math" w:cs="Times New Roman"/>
                          </w:rPr>
                        </w:rPrChange>
                      </w:rPr>
                      <m:t>+</m:t>
                    </w:ins>
                  </m:r>
                  <m:sSub>
                    <m:sSubPr>
                      <m:ctrlPr>
                        <w:ins w:id="346" w:author="Zach Lessig" w:date="2019-01-30T11:21:00Z">
                          <w:rPr>
                            <w:rFonts w:ascii="Cambria Math" w:eastAsia="STHupo" w:hAnsi="Cambria Math" w:cs="Times New Roman"/>
                            <w:i/>
                          </w:rPr>
                        </w:ins>
                      </m:ctrlPr>
                    </m:sSubPr>
                    <m:e>
                      <m:r>
                        <w:ins w:id="347" w:author="Zach Lessig" w:date="2019-01-30T11:21:00Z">
                          <w:rPr>
                            <w:rFonts w:ascii="Cambria Math" w:eastAsia="STHupo" w:hAnsi="Cambria Math" w:cs="Times New Roman"/>
                            <w:rPrChange w:id="348" w:author="Zach Lessig" w:date="2019-02-08T12:55:00Z">
                              <w:rPr>
                                <w:rFonts w:ascii="Cambria Math" w:eastAsia="STHupo" w:hAnsi="Cambria Math" w:cs="Times New Roman"/>
                              </w:rPr>
                            </w:rPrChange>
                          </w:rPr>
                          <m:t>C</m:t>
                        </w:ins>
                      </m:r>
                    </m:e>
                    <m:sub>
                      <m:r>
                        <w:ins w:id="349" w:author="Zach Lessig" w:date="2019-01-30T11:21:00Z">
                          <w:rPr>
                            <w:rFonts w:ascii="Cambria Math" w:eastAsia="STHupo" w:hAnsi="Cambria Math" w:cs="Times New Roman"/>
                            <w:rPrChange w:id="350" w:author="Zach Lessig" w:date="2019-02-08T12:55:00Z">
                              <w:rPr>
                                <w:rFonts w:ascii="Cambria Math" w:eastAsia="STHupo" w:hAnsi="Cambria Math" w:cs="Times New Roman"/>
                              </w:rPr>
                            </w:rPrChange>
                          </w:rPr>
                          <m:t>2</m:t>
                        </w:ins>
                      </m:r>
                    </m:sub>
                  </m:sSub>
                  <m:r>
                    <w:ins w:id="351" w:author="Zach Lessig" w:date="2019-01-30T11:21:00Z">
                      <w:rPr>
                        <w:rFonts w:ascii="Cambria Math" w:eastAsia="STHupo" w:hAnsi="Cambria Math" w:cs="Times New Roman"/>
                        <w:rPrChange w:id="352" w:author="Zach Lessig" w:date="2019-02-08T12:55:00Z">
                          <w:rPr>
                            <w:rFonts w:ascii="Cambria Math" w:eastAsia="STHupo" w:hAnsi="Cambria Math" w:cs="Times New Roman"/>
                          </w:rPr>
                        </w:rPrChange>
                      </w:rPr>
                      <m:t>)</m:t>
                    </w:ins>
                  </m:r>
                </m:num>
                <m:den>
                  <m:sSup>
                    <m:sSupPr>
                      <m:ctrlPr>
                        <w:ins w:id="353" w:author="Zach Lessig" w:date="2019-01-30T11:21:00Z">
                          <w:rPr>
                            <w:rFonts w:ascii="Cambria Math" w:eastAsia="STHupo" w:hAnsi="Cambria Math" w:cs="Times New Roman"/>
                            <w:i/>
                          </w:rPr>
                        </w:ins>
                      </m:ctrlPr>
                    </m:sSupPr>
                    <m:e>
                      <m:sSub>
                        <m:sSubPr>
                          <m:ctrlPr>
                            <w:ins w:id="354" w:author="Zach Lessig" w:date="2019-01-30T11:21:00Z">
                              <w:rPr>
                                <w:rFonts w:ascii="Cambria Math" w:eastAsia="STHupo" w:hAnsi="Cambria Math" w:cs="Times New Roman"/>
                                <w:i/>
                              </w:rPr>
                            </w:ins>
                          </m:ctrlPr>
                        </m:sSubPr>
                        <m:e>
                          <m:r>
                            <w:ins w:id="355" w:author="Zach Lessig" w:date="2019-01-30T11:21:00Z">
                              <w:rPr>
                                <w:rFonts w:ascii="Cambria Math" w:eastAsia="STHupo" w:hAnsi="Cambria Math" w:cs="Times New Roman"/>
                                <w:rPrChange w:id="356" w:author="Zach Lessig" w:date="2019-02-08T12:55:00Z">
                                  <w:rPr>
                                    <w:rFonts w:ascii="Cambria Math" w:eastAsia="STHupo" w:hAnsi="Cambria Math" w:cs="Times New Roman"/>
                                  </w:rPr>
                                </w:rPrChange>
                              </w:rPr>
                              <m:t>(C</m:t>
                            </w:ins>
                          </m:r>
                        </m:e>
                        <m:sub>
                          <m:r>
                            <w:ins w:id="357" w:author="Zach Lessig" w:date="2019-01-30T11:21:00Z">
                              <w:rPr>
                                <w:rFonts w:ascii="Cambria Math" w:eastAsia="STHupo" w:hAnsi="Cambria Math" w:cs="Times New Roman"/>
                                <w:rPrChange w:id="358" w:author="Zach Lessig" w:date="2019-02-08T12:55:00Z">
                                  <w:rPr>
                                    <w:rFonts w:ascii="Cambria Math" w:eastAsia="STHupo" w:hAnsi="Cambria Math" w:cs="Times New Roman"/>
                                  </w:rPr>
                                </w:rPrChange>
                              </w:rPr>
                              <m:t>1</m:t>
                            </w:ins>
                          </m:r>
                        </m:sub>
                      </m:sSub>
                      <m:r>
                        <w:ins w:id="359" w:author="Zach Lessig" w:date="2019-01-30T11:21:00Z">
                          <w:rPr>
                            <w:rFonts w:ascii="Cambria Math" w:eastAsia="STHupo" w:hAnsi="Cambria Math" w:cs="Times New Roman"/>
                            <w:rPrChange w:id="360" w:author="Zach Lessig" w:date="2019-02-08T12:55:00Z">
                              <w:rPr>
                                <w:rFonts w:ascii="Cambria Math" w:eastAsia="STHupo" w:hAnsi="Cambria Math" w:cs="Times New Roman"/>
                              </w:rPr>
                            </w:rPrChange>
                          </w:rPr>
                          <m:t>-</m:t>
                        </w:ins>
                      </m:r>
                      <m:sSub>
                        <m:sSubPr>
                          <m:ctrlPr>
                            <w:ins w:id="361" w:author="Zach Lessig" w:date="2019-01-30T11:21:00Z">
                              <w:rPr>
                                <w:rFonts w:ascii="Cambria Math" w:eastAsia="STHupo" w:hAnsi="Cambria Math" w:cs="Times New Roman"/>
                                <w:i/>
                              </w:rPr>
                            </w:ins>
                          </m:ctrlPr>
                        </m:sSubPr>
                        <m:e>
                          <m:r>
                            <w:ins w:id="362" w:author="Zach Lessig" w:date="2019-01-30T11:21:00Z">
                              <w:rPr>
                                <w:rFonts w:ascii="Cambria Math" w:eastAsia="STHupo" w:hAnsi="Cambria Math" w:cs="Times New Roman"/>
                                <w:rPrChange w:id="363" w:author="Zach Lessig" w:date="2019-02-08T12:55:00Z">
                                  <w:rPr>
                                    <w:rFonts w:ascii="Cambria Math" w:eastAsia="STHupo" w:hAnsi="Cambria Math" w:cs="Times New Roman"/>
                                  </w:rPr>
                                </w:rPrChange>
                              </w:rPr>
                              <m:t>C</m:t>
                            </w:ins>
                          </m:r>
                        </m:e>
                        <m:sub>
                          <m:r>
                            <w:ins w:id="364" w:author="Zach Lessig" w:date="2019-01-30T11:21:00Z">
                              <w:rPr>
                                <w:rFonts w:ascii="Cambria Math" w:eastAsia="STHupo" w:hAnsi="Cambria Math" w:cs="Times New Roman"/>
                                <w:rPrChange w:id="365" w:author="Zach Lessig" w:date="2019-02-08T12:55:00Z">
                                  <w:rPr>
                                    <w:rFonts w:ascii="Cambria Math" w:eastAsia="STHupo" w:hAnsi="Cambria Math" w:cs="Times New Roman"/>
                                  </w:rPr>
                                </w:rPrChange>
                              </w:rPr>
                              <m:t>2</m:t>
                            </w:ins>
                          </m:r>
                        </m:sub>
                      </m:sSub>
                      <m:r>
                        <w:ins w:id="366" w:author="Zach Lessig" w:date="2019-01-30T11:21:00Z">
                          <w:rPr>
                            <w:rFonts w:ascii="Cambria Math" w:eastAsia="STHupo" w:hAnsi="Cambria Math" w:cs="Times New Roman"/>
                            <w:rPrChange w:id="367" w:author="Zach Lessig" w:date="2019-02-08T12:55:00Z">
                              <w:rPr>
                                <w:rFonts w:ascii="Cambria Math" w:eastAsia="STHupo" w:hAnsi="Cambria Math" w:cs="Times New Roman"/>
                              </w:rPr>
                            </w:rPrChange>
                          </w:rPr>
                          <m:t>)</m:t>
                        </w:ins>
                      </m:r>
                    </m:e>
                    <m:sup>
                      <m:r>
                        <w:ins w:id="368" w:author="Zach Lessig" w:date="2019-01-30T11:21:00Z">
                          <w:rPr>
                            <w:rFonts w:ascii="Cambria Math" w:eastAsia="STHupo" w:hAnsi="Cambria Math" w:cs="Times New Roman"/>
                            <w:rPrChange w:id="369" w:author="Zach Lessig" w:date="2019-02-08T12:55:00Z">
                              <w:rPr>
                                <w:rFonts w:ascii="Cambria Math" w:eastAsia="STHupo" w:hAnsi="Cambria Math" w:cs="Times New Roman"/>
                              </w:rPr>
                            </w:rPrChange>
                          </w:rPr>
                          <m:t>4</m:t>
                        </w:ins>
                      </m:r>
                    </m:sup>
                  </m:sSup>
                </m:den>
              </m:f>
            </m:e>
          </m:rad>
        </m:oMath>
      </m:oMathPara>
    </w:p>
    <w:p w14:paraId="2CE60C20" w14:textId="211AC390" w:rsidR="00AB3AAD" w:rsidRPr="00E97C61" w:rsidRDefault="004455A0">
      <w:pPr>
        <w:spacing w:line="480" w:lineRule="auto"/>
        <w:rPr>
          <w:ins w:id="370" w:author="Zach Lessig" w:date="2019-01-30T11:57:00Z"/>
          <w:rFonts w:ascii="Times New Roman" w:eastAsia="STHupo" w:hAnsi="Times New Roman" w:cs="Times New Roman"/>
        </w:rPr>
      </w:pPr>
      <w:ins w:id="371" w:author="Zach Lessig" w:date="2019-01-30T11:21:00Z">
        <w:r w:rsidRPr="00E97C61">
          <w:rPr>
            <w:rFonts w:ascii="Times New Roman" w:eastAsia="STHupo" w:hAnsi="Times New Roman" w:cs="Times New Roman"/>
          </w:rPr>
          <w:t xml:space="preserve">Where, C1 is the number of </w:t>
        </w:r>
        <w:r w:rsidR="0049592D" w:rsidRPr="00E97C61">
          <w:rPr>
            <w:rFonts w:ascii="Times New Roman" w:eastAsia="STHupo" w:hAnsi="Times New Roman" w:cs="Times New Roman"/>
          </w:rPr>
          <w:t>fish removed in the first pass</w:t>
        </w:r>
        <w:r w:rsidRPr="00E97C61">
          <w:rPr>
            <w:rFonts w:ascii="Times New Roman" w:eastAsia="STHupo" w:hAnsi="Times New Roman" w:cs="Times New Roman"/>
          </w:rPr>
          <w:t xml:space="preserve">, C2 is the number of fish removed in </w:t>
        </w:r>
        <w:r w:rsidR="0049592D" w:rsidRPr="00E97C61">
          <w:rPr>
            <w:rFonts w:ascii="Times New Roman" w:eastAsia="STHupo" w:hAnsi="Times New Roman" w:cs="Times New Roman"/>
          </w:rPr>
          <w:t>the second pass</w:t>
        </w:r>
        <w:r w:rsidRPr="00E97C61">
          <w:rPr>
            <w:rFonts w:ascii="Times New Roman" w:eastAsia="STHupo" w:hAnsi="Times New Roman" w:cs="Times New Roman"/>
          </w:rPr>
          <w:t>, N is the population estimate</w:t>
        </w:r>
      </w:ins>
      <w:ins w:id="372" w:author="Zach Lessig" w:date="2019-02-08T12:07:00Z">
        <w:r w:rsidR="0049592D" w:rsidRPr="00E97C61">
          <w:rPr>
            <w:rFonts w:ascii="Times New Roman" w:eastAsia="STHupo" w:hAnsi="Times New Roman" w:cs="Times New Roman"/>
          </w:rPr>
          <w:t xml:space="preserve"> in numbers of fish</w:t>
        </w:r>
      </w:ins>
      <w:ins w:id="373" w:author="Zach Lessig" w:date="2019-01-30T11:21:00Z">
        <w:r w:rsidRPr="00E97C61">
          <w:rPr>
            <w:rFonts w:ascii="Times New Roman" w:eastAsia="STHupo" w:hAnsi="Times New Roman" w:cs="Times New Roman"/>
          </w:rPr>
          <w:t xml:space="preserve"> and SE is the standard error of N.</w:t>
        </w:r>
      </w:ins>
      <w:ins w:id="374" w:author="Zach Lessig" w:date="2019-01-30T11:55:00Z">
        <w:r w:rsidR="00AB3AAD" w:rsidRPr="00E97C61">
          <w:rPr>
            <w:rFonts w:ascii="Times New Roman" w:eastAsia="STHupo" w:hAnsi="Times New Roman" w:cs="Times New Roman"/>
          </w:rPr>
          <w:t xml:space="preserve">  This population estimate was then divided by the length of stream sampled to provide a measure of fish density in fish m</w:t>
        </w:r>
        <w:r w:rsidR="00AB3AAD" w:rsidRPr="00E97C61">
          <w:rPr>
            <w:rFonts w:ascii="Times New Roman" w:eastAsia="STHupo" w:hAnsi="Times New Roman" w:cs="Times New Roman"/>
            <w:vertAlign w:val="superscript"/>
            <w:rPrChange w:id="375" w:author="Zach Lessig" w:date="2019-02-08T12:55:00Z">
              <w:rPr>
                <w:rFonts w:ascii="Times New Roman" w:eastAsia="STHupo" w:hAnsi="Times New Roman" w:cs="Times New Roman"/>
              </w:rPr>
            </w:rPrChange>
          </w:rPr>
          <w:t>-1</w:t>
        </w:r>
      </w:ins>
      <w:ins w:id="376" w:author="Zach Lessig" w:date="2019-01-30T11:57:00Z">
        <w:r w:rsidR="00AB3AAD" w:rsidRPr="00E97C61">
          <w:rPr>
            <w:rFonts w:ascii="Times New Roman" w:eastAsia="STHupo" w:hAnsi="Times New Roman" w:cs="Times New Roman"/>
          </w:rPr>
          <w:t>.</w:t>
        </w:r>
      </w:ins>
    </w:p>
    <w:p w14:paraId="1E3AC1AB" w14:textId="779A1100" w:rsidR="004455A0" w:rsidRPr="00E97C61" w:rsidRDefault="004455A0">
      <w:pPr>
        <w:spacing w:line="480" w:lineRule="auto"/>
        <w:ind w:firstLine="720"/>
        <w:rPr>
          <w:rFonts w:ascii="Times New Roman" w:eastAsia="STHupo" w:hAnsi="Times New Roman" w:cs="Times New Roman"/>
        </w:rPr>
        <w:pPrChange w:id="377" w:author="Zach Lessig" w:date="2019-02-08T12:56:00Z">
          <w:pPr>
            <w:spacing w:line="480" w:lineRule="auto"/>
          </w:pPr>
        </w:pPrChange>
      </w:pPr>
      <w:ins w:id="378" w:author="Zach Lessig" w:date="2019-01-30T11:21:00Z">
        <w:r w:rsidRPr="00E97C61">
          <w:rPr>
            <w:rFonts w:ascii="Times New Roman" w:eastAsia="STHupo" w:hAnsi="Times New Roman" w:cs="Times New Roman"/>
          </w:rPr>
          <w:t>I estimated fish biomass by multiplying the population estimate by the average mass of the fish and then divi</w:t>
        </w:r>
        <w:r w:rsidR="00AB3AAD" w:rsidRPr="00E97C61">
          <w:rPr>
            <w:rFonts w:ascii="Times New Roman" w:eastAsia="STHupo" w:hAnsi="Times New Roman" w:cs="Times New Roman"/>
          </w:rPr>
          <w:t>ding by the stream length sampled</w:t>
        </w:r>
        <w:r w:rsidRPr="00E97C61">
          <w:rPr>
            <w:rFonts w:ascii="Times New Roman" w:eastAsia="STHupo" w:hAnsi="Times New Roman" w:cs="Times New Roman"/>
          </w:rPr>
          <w:t>.  The average fish mass came from the combination of the fish caught in both passes.</w:t>
        </w:r>
      </w:ins>
    </w:p>
    <w:p w14:paraId="653930C3" w14:textId="2DB9C92A" w:rsidR="00983F66" w:rsidRPr="00E97C61" w:rsidRDefault="00702944">
      <w:pPr>
        <w:spacing w:line="480" w:lineRule="auto"/>
        <w:jc w:val="center"/>
        <w:outlineLvl w:val="0"/>
        <w:rPr>
          <w:rFonts w:ascii="Times New Roman" w:eastAsia="STHupo" w:hAnsi="Times New Roman" w:cs="Times New Roman"/>
          <w:u w:val="single"/>
          <w:rPrChange w:id="379" w:author="Zach Lessig" w:date="2019-02-08T12:55:00Z">
            <w:rPr>
              <w:rFonts w:ascii="Times New Roman" w:eastAsia="STHupo" w:hAnsi="Times New Roman" w:cs="Times New Roman"/>
              <w:b/>
            </w:rPr>
          </w:rPrChange>
        </w:rPr>
      </w:pPr>
      <w:r w:rsidRPr="00E97C61">
        <w:rPr>
          <w:rFonts w:ascii="Times New Roman" w:eastAsia="STHupo" w:hAnsi="Times New Roman" w:cs="Times New Roman"/>
          <w:u w:val="single"/>
          <w:rPrChange w:id="380" w:author="Zach Lessig" w:date="2019-02-08T12:55:00Z">
            <w:rPr>
              <w:rFonts w:ascii="Times New Roman" w:eastAsia="STHupo" w:hAnsi="Times New Roman" w:cs="Times New Roman"/>
              <w:b/>
            </w:rPr>
          </w:rPrChange>
        </w:rPr>
        <w:t>Stream Metabolism</w:t>
      </w:r>
    </w:p>
    <w:p w14:paraId="5620D1A0" w14:textId="1EB5C203" w:rsidR="00983F66" w:rsidRPr="00E97C61" w:rsidRDefault="00702944">
      <w:pPr>
        <w:spacing w:line="480" w:lineRule="auto"/>
        <w:rPr>
          <w:rFonts w:ascii="Times New Roman" w:eastAsia="STHupo" w:hAnsi="Times New Roman" w:cs="Times New Roman"/>
        </w:rPr>
      </w:pPr>
      <w:r w:rsidRPr="00E97C61">
        <w:rPr>
          <w:rFonts w:ascii="Times New Roman" w:eastAsia="STHupo" w:hAnsi="Times New Roman" w:cs="Times New Roman"/>
        </w:rPr>
        <w:lastRenderedPageBreak/>
        <w:tab/>
        <w:t xml:space="preserve">At each </w:t>
      </w:r>
      <w:r w:rsidR="00953A9C" w:rsidRPr="00E97C61">
        <w:rPr>
          <w:rFonts w:ascii="Times New Roman" w:eastAsia="STHupo" w:hAnsi="Times New Roman" w:cs="Times New Roman"/>
        </w:rPr>
        <w:t xml:space="preserve">site </w:t>
      </w:r>
      <w:r w:rsidR="0062256C" w:rsidRPr="00E97C61">
        <w:rPr>
          <w:rFonts w:ascii="Times New Roman" w:eastAsia="STHupo" w:hAnsi="Times New Roman" w:cs="Times New Roman"/>
        </w:rPr>
        <w:t xml:space="preserve">and for each sampling period </w:t>
      </w:r>
      <w:r w:rsidRPr="00E97C61">
        <w:rPr>
          <w:rFonts w:ascii="Times New Roman" w:eastAsia="STHupo" w:hAnsi="Times New Roman" w:cs="Times New Roman"/>
        </w:rPr>
        <w:t>I deployed a dissolved oxygen (DO) probe (</w:t>
      </w:r>
      <w:proofErr w:type="spellStart"/>
      <w:r w:rsidRPr="00E97C61">
        <w:rPr>
          <w:rFonts w:ascii="Times New Roman" w:eastAsia="STHupo" w:hAnsi="Times New Roman" w:cs="Times New Roman"/>
        </w:rPr>
        <w:t>miniDOT</w:t>
      </w:r>
      <w:proofErr w:type="spellEnd"/>
      <w:r w:rsidR="005A19B8" w:rsidRPr="00E97C61">
        <w:rPr>
          <w:rFonts w:ascii="Times New Roman" w:eastAsia="STHupo" w:hAnsi="Times New Roman" w:cs="Times New Roman"/>
        </w:rPr>
        <w:t xml:space="preserve"> Submersible Water L</w:t>
      </w:r>
      <w:r w:rsidRPr="00E97C61">
        <w:rPr>
          <w:rFonts w:ascii="Times New Roman" w:eastAsia="STHupo" w:hAnsi="Times New Roman" w:cs="Times New Roman"/>
        </w:rPr>
        <w:t>ogger</w:t>
      </w:r>
      <w:r w:rsidR="005A19B8" w:rsidRPr="00E97C61">
        <w:rPr>
          <w:rFonts w:ascii="Times New Roman" w:eastAsia="STHupo" w:hAnsi="Times New Roman" w:cs="Times New Roman"/>
        </w:rPr>
        <w:t>,</w:t>
      </w:r>
      <w:r w:rsidRPr="00E97C61">
        <w:rPr>
          <w:rFonts w:ascii="Times New Roman" w:eastAsia="STHupo" w:hAnsi="Times New Roman" w:cs="Times New Roman"/>
        </w:rPr>
        <w:t xml:space="preserve"> Precisi</w:t>
      </w:r>
      <w:r w:rsidR="005A19B8" w:rsidRPr="00E97C61">
        <w:rPr>
          <w:rFonts w:ascii="Times New Roman" w:eastAsia="STHupo" w:hAnsi="Times New Roman" w:cs="Times New Roman"/>
        </w:rPr>
        <w:t xml:space="preserve">on Measurement Engineering) </w:t>
      </w:r>
      <w:r w:rsidR="00953A9C" w:rsidRPr="00E97C61">
        <w:rPr>
          <w:rFonts w:ascii="Times New Roman" w:eastAsia="STHupo" w:hAnsi="Times New Roman" w:cs="Times New Roman"/>
        </w:rPr>
        <w:t>in the</w:t>
      </w:r>
      <w:r w:rsidR="00802B76" w:rsidRPr="00E97C61">
        <w:rPr>
          <w:rFonts w:ascii="Times New Roman" w:eastAsia="STHupo" w:hAnsi="Times New Roman" w:cs="Times New Roman"/>
        </w:rPr>
        <w:t xml:space="preserve"> </w:t>
      </w:r>
      <w:r w:rsidR="00953A9C" w:rsidRPr="00E97C61">
        <w:rPr>
          <w:rFonts w:ascii="Times New Roman" w:eastAsia="STHupo" w:hAnsi="Times New Roman" w:cs="Times New Roman"/>
        </w:rPr>
        <w:t>stream to measure DO in mg</w:t>
      </w:r>
      <w:ins w:id="381" w:author="Zach Lessig" w:date="2019-02-05T13:09:00Z">
        <w:r w:rsidR="000670B6" w:rsidRPr="00E97C61">
          <w:rPr>
            <w:rFonts w:ascii="Times New Roman" w:eastAsia="STHupo" w:hAnsi="Times New Roman" w:cs="Times New Roman"/>
          </w:rPr>
          <w:t xml:space="preserve"> </w:t>
        </w:r>
      </w:ins>
      <w:del w:id="382" w:author="Zach Lessig" w:date="2019-02-05T13:09:00Z">
        <w:r w:rsidR="00953A9C" w:rsidRPr="00E97C61" w:rsidDel="000670B6">
          <w:rPr>
            <w:rFonts w:ascii="Times New Roman" w:eastAsia="STHupo" w:hAnsi="Times New Roman" w:cs="Times New Roman"/>
          </w:rPr>
          <w:delText>/</w:delText>
        </w:r>
      </w:del>
      <w:r w:rsidR="00953A9C" w:rsidRPr="00E97C61">
        <w:rPr>
          <w:rFonts w:ascii="Times New Roman" w:eastAsia="STHupo" w:hAnsi="Times New Roman" w:cs="Times New Roman"/>
        </w:rPr>
        <w:t>L</w:t>
      </w:r>
      <w:ins w:id="383" w:author="Zach Lessig" w:date="2019-02-05T13:09:00Z">
        <w:r w:rsidR="000670B6" w:rsidRPr="00E97C61">
          <w:rPr>
            <w:rFonts w:ascii="Times New Roman" w:eastAsia="STHupo" w:hAnsi="Times New Roman" w:cs="Times New Roman"/>
            <w:vertAlign w:val="superscript"/>
            <w:rPrChange w:id="384" w:author="Zach Lessig" w:date="2019-02-08T12:55:00Z">
              <w:rPr>
                <w:rFonts w:ascii="Times New Roman" w:eastAsia="STHupo" w:hAnsi="Times New Roman" w:cs="Times New Roman"/>
              </w:rPr>
            </w:rPrChange>
          </w:rPr>
          <w:t>-1</w:t>
        </w:r>
      </w:ins>
      <w:r w:rsidR="002B1E96" w:rsidRPr="00E97C61">
        <w:rPr>
          <w:rFonts w:ascii="Times New Roman" w:eastAsia="STHupo" w:hAnsi="Times New Roman" w:cs="Times New Roman"/>
        </w:rPr>
        <w:t xml:space="preserve"> and temperature</w:t>
      </w:r>
      <w:ins w:id="385" w:author="Clay Arango" w:date="2019-01-23T11:54:00Z">
        <w:r w:rsidR="00E56E9D" w:rsidRPr="00E97C61">
          <w:rPr>
            <w:rFonts w:ascii="Times New Roman" w:eastAsia="STHupo" w:hAnsi="Times New Roman" w:cs="Times New Roman"/>
          </w:rPr>
          <w:t xml:space="preserve">.  I also </w:t>
        </w:r>
      </w:ins>
      <w:ins w:id="386" w:author="Zach Lessig" w:date="2019-02-08T12:09:00Z">
        <w:r w:rsidR="0049592D" w:rsidRPr="00E97C61">
          <w:rPr>
            <w:rFonts w:ascii="Times New Roman" w:eastAsia="STHupo" w:hAnsi="Times New Roman" w:cs="Times New Roman"/>
          </w:rPr>
          <w:t>deployed a</w:t>
        </w:r>
      </w:ins>
      <w:ins w:id="387" w:author="Clay Arango" w:date="2019-01-23T11:55:00Z">
        <w:del w:id="388" w:author="Zach Lessig" w:date="2019-02-08T12:09:00Z">
          <w:r w:rsidR="00E56E9D" w:rsidRPr="00E97C61" w:rsidDel="0049592D">
            <w:rPr>
              <w:rFonts w:ascii="Times New Roman" w:eastAsia="STHupo" w:hAnsi="Times New Roman" w:cs="Times New Roman"/>
            </w:rPr>
            <w:delText>recorded</w:delText>
          </w:r>
        </w:del>
        <w:r w:rsidR="00E56E9D" w:rsidRPr="00E97C61">
          <w:rPr>
            <w:rFonts w:ascii="Times New Roman" w:eastAsia="STHupo" w:hAnsi="Times New Roman" w:cs="Times New Roman"/>
          </w:rPr>
          <w:t xml:space="preserve"> </w:t>
        </w:r>
      </w:ins>
      <w:del w:id="389" w:author="Clay Arango" w:date="2019-01-23T11:55:00Z">
        <w:r w:rsidR="00953A9C" w:rsidRPr="00E97C61" w:rsidDel="00E56E9D">
          <w:rPr>
            <w:rFonts w:ascii="Times New Roman" w:eastAsia="STHupo" w:hAnsi="Times New Roman" w:cs="Times New Roman"/>
          </w:rPr>
          <w:delText xml:space="preserve"> </w:delText>
        </w:r>
      </w:del>
      <w:del w:id="390" w:author="Clay Arango" w:date="2019-01-23T11:54:00Z">
        <w:r w:rsidR="002B1E96" w:rsidRPr="00E97C61" w:rsidDel="00E56E9D">
          <w:rPr>
            <w:rFonts w:ascii="Times New Roman" w:eastAsia="STHupo" w:hAnsi="Times New Roman" w:cs="Times New Roman"/>
          </w:rPr>
          <w:delText>along with</w:delText>
        </w:r>
        <w:r w:rsidR="005A19B8" w:rsidRPr="00E97C61" w:rsidDel="00E56E9D">
          <w:rPr>
            <w:rFonts w:ascii="Times New Roman" w:eastAsia="STHupo" w:hAnsi="Times New Roman" w:cs="Times New Roman"/>
          </w:rPr>
          <w:delText xml:space="preserve"> a </w:delText>
        </w:r>
      </w:del>
      <w:proofErr w:type="spellStart"/>
      <w:r w:rsidR="005A19B8" w:rsidRPr="00E97C61">
        <w:rPr>
          <w:rFonts w:ascii="Times New Roman" w:eastAsia="STHupo" w:hAnsi="Times New Roman" w:cs="Times New Roman"/>
        </w:rPr>
        <w:t>photosynthetically</w:t>
      </w:r>
      <w:proofErr w:type="spellEnd"/>
      <w:r w:rsidR="005A19B8" w:rsidRPr="00E97C61">
        <w:rPr>
          <w:rFonts w:ascii="Times New Roman" w:eastAsia="STHupo" w:hAnsi="Times New Roman" w:cs="Times New Roman"/>
        </w:rPr>
        <w:t xml:space="preserve"> active radiation (PAR)</w:t>
      </w:r>
      <w:ins w:id="391" w:author="Zach Lessig" w:date="2019-02-08T12:09:00Z">
        <w:r w:rsidR="0049592D" w:rsidRPr="00E97C61">
          <w:rPr>
            <w:rFonts w:ascii="Times New Roman" w:eastAsia="STHupo" w:hAnsi="Times New Roman" w:cs="Times New Roman"/>
          </w:rPr>
          <w:t xml:space="preserve"> logger</w:t>
        </w:r>
      </w:ins>
      <w:r w:rsidR="005A19B8" w:rsidRPr="00E97C61">
        <w:rPr>
          <w:rFonts w:ascii="Times New Roman" w:eastAsia="STHupo" w:hAnsi="Times New Roman" w:cs="Times New Roman"/>
        </w:rPr>
        <w:t xml:space="preserve"> </w:t>
      </w:r>
      <w:del w:id="392" w:author="Clay Arango" w:date="2019-01-23T11:55:00Z">
        <w:r w:rsidR="005A19B8" w:rsidRPr="00E97C61" w:rsidDel="00E56E9D">
          <w:rPr>
            <w:rFonts w:ascii="Times New Roman" w:eastAsia="STHupo" w:hAnsi="Times New Roman" w:cs="Times New Roman"/>
          </w:rPr>
          <w:delText xml:space="preserve">meter </w:delText>
        </w:r>
      </w:del>
      <w:r w:rsidR="005A19B8" w:rsidRPr="00E97C61">
        <w:rPr>
          <w:rFonts w:ascii="Times New Roman" w:eastAsia="STHupo" w:hAnsi="Times New Roman" w:cs="Times New Roman"/>
        </w:rPr>
        <w:t>(Odyssey Photosynthetic Active Radiation Logger, Dataflow Systems)</w:t>
      </w:r>
      <w:r w:rsidR="00E13743" w:rsidRPr="00E97C61">
        <w:rPr>
          <w:rFonts w:ascii="Times New Roman" w:eastAsia="STHupo" w:hAnsi="Times New Roman" w:cs="Times New Roman"/>
        </w:rPr>
        <w:t xml:space="preserve"> on the stream bank within 2 meters of the DO probe</w:t>
      </w:r>
      <w:r w:rsidR="00953A9C" w:rsidRPr="00E97C61">
        <w:rPr>
          <w:rFonts w:ascii="Times New Roman" w:eastAsia="STHupo" w:hAnsi="Times New Roman" w:cs="Times New Roman"/>
        </w:rPr>
        <w:t xml:space="preserve"> to measure light as PAR in </w:t>
      </w:r>
      <w:r w:rsidR="007D0322" w:rsidRPr="00E97C61">
        <w:rPr>
          <w:rFonts w:ascii="Times New Roman" w:eastAsia="STHupo" w:hAnsi="Times New Roman" w:cs="Times New Roman"/>
        </w:rPr>
        <w:t>µ</w:t>
      </w:r>
      <w:proofErr w:type="spellStart"/>
      <w:r w:rsidR="00953A9C" w:rsidRPr="00E97C61">
        <w:rPr>
          <w:rFonts w:ascii="Times New Roman" w:eastAsia="STHupo" w:hAnsi="Times New Roman" w:cs="Times New Roman"/>
        </w:rPr>
        <w:t>mol</w:t>
      </w:r>
      <w:proofErr w:type="spellEnd"/>
      <w:r w:rsidR="00854009" w:rsidRPr="00E97C61">
        <w:rPr>
          <w:rFonts w:ascii="Times New Roman" w:eastAsia="STHupo" w:hAnsi="Times New Roman" w:cs="Times New Roman"/>
        </w:rPr>
        <w:t xml:space="preserve"> photons</w:t>
      </w:r>
      <w:ins w:id="393" w:author="Zach Lessig" w:date="2019-02-05T13:09:00Z">
        <w:r w:rsidR="000670B6" w:rsidRPr="00E97C61">
          <w:rPr>
            <w:rFonts w:ascii="Times New Roman" w:eastAsia="STHupo" w:hAnsi="Times New Roman" w:cs="Times New Roman"/>
          </w:rPr>
          <w:t xml:space="preserve"> </w:t>
        </w:r>
      </w:ins>
      <w:del w:id="394" w:author="Zach Lessig" w:date="2019-02-05T13:09:00Z">
        <w:r w:rsidR="00953A9C" w:rsidRPr="00E97C61" w:rsidDel="000670B6">
          <w:rPr>
            <w:rFonts w:ascii="Times New Roman" w:eastAsia="STHupo" w:hAnsi="Times New Roman" w:cs="Times New Roman"/>
          </w:rPr>
          <w:delText>/</w:delText>
        </w:r>
      </w:del>
      <w:r w:rsidR="00953A9C" w:rsidRPr="00E97C61">
        <w:rPr>
          <w:rFonts w:ascii="Times New Roman" w:eastAsia="STHupo" w:hAnsi="Times New Roman" w:cs="Times New Roman"/>
        </w:rPr>
        <w:t>m</w:t>
      </w:r>
      <w:ins w:id="395" w:author="Zach Lessig" w:date="2019-02-05T13:09:00Z">
        <w:r w:rsidR="000670B6" w:rsidRPr="00E97C61">
          <w:rPr>
            <w:rFonts w:ascii="Times New Roman" w:eastAsia="STHupo" w:hAnsi="Times New Roman" w:cs="Times New Roman"/>
            <w:vertAlign w:val="superscript"/>
            <w:rPrChange w:id="396" w:author="Zach Lessig" w:date="2019-02-08T12:55:00Z">
              <w:rPr>
                <w:rFonts w:ascii="Times New Roman" w:eastAsia="STHupo" w:hAnsi="Times New Roman" w:cs="Times New Roman"/>
              </w:rPr>
            </w:rPrChange>
          </w:rPr>
          <w:t>-</w:t>
        </w:r>
      </w:ins>
      <w:r w:rsidR="00953A9C" w:rsidRPr="00E97C61">
        <w:rPr>
          <w:rFonts w:ascii="Times New Roman" w:eastAsia="STHupo" w:hAnsi="Times New Roman" w:cs="Times New Roman"/>
          <w:vertAlign w:val="superscript"/>
        </w:rPr>
        <w:t>2</w:t>
      </w:r>
      <w:ins w:id="397" w:author="Zach Lessig" w:date="2019-02-05T13:09:00Z">
        <w:r w:rsidR="000670B6" w:rsidRPr="00E97C61">
          <w:rPr>
            <w:rFonts w:ascii="Times New Roman" w:eastAsia="STHupo" w:hAnsi="Times New Roman" w:cs="Times New Roman"/>
          </w:rPr>
          <w:t xml:space="preserve"> </w:t>
        </w:r>
      </w:ins>
      <w:del w:id="398" w:author="Zach Lessig" w:date="2019-02-05T13:09:00Z">
        <w:r w:rsidR="00953A9C" w:rsidRPr="00E97C61" w:rsidDel="000670B6">
          <w:rPr>
            <w:rFonts w:ascii="Times New Roman" w:eastAsia="STHupo" w:hAnsi="Times New Roman" w:cs="Times New Roman"/>
          </w:rPr>
          <w:delText>/</w:delText>
        </w:r>
      </w:del>
      <w:r w:rsidR="00953A9C" w:rsidRPr="00E97C61">
        <w:rPr>
          <w:rFonts w:ascii="Times New Roman" w:eastAsia="STHupo" w:hAnsi="Times New Roman" w:cs="Times New Roman"/>
        </w:rPr>
        <w:t>s</w:t>
      </w:r>
      <w:ins w:id="399" w:author="Zach Lessig" w:date="2019-02-05T13:09:00Z">
        <w:r w:rsidR="000670B6" w:rsidRPr="00E97C61">
          <w:rPr>
            <w:rFonts w:ascii="Times New Roman" w:eastAsia="STHupo" w:hAnsi="Times New Roman" w:cs="Times New Roman"/>
            <w:vertAlign w:val="superscript"/>
            <w:rPrChange w:id="400" w:author="Zach Lessig" w:date="2019-02-08T12:55:00Z">
              <w:rPr>
                <w:rFonts w:ascii="Times New Roman" w:eastAsia="STHupo" w:hAnsi="Times New Roman" w:cs="Times New Roman"/>
              </w:rPr>
            </w:rPrChange>
          </w:rPr>
          <w:t>-1</w:t>
        </w:r>
      </w:ins>
      <w:r w:rsidR="00E13743" w:rsidRPr="00E97C61">
        <w:rPr>
          <w:rFonts w:ascii="Times New Roman" w:eastAsia="STHupo" w:hAnsi="Times New Roman" w:cs="Times New Roman"/>
        </w:rPr>
        <w:t xml:space="preserve">.  These two instruments were synchronized to collect data every </w:t>
      </w:r>
      <w:ins w:id="401" w:author="Clay Arango" w:date="2019-01-23T11:55:00Z">
        <w:r w:rsidR="00E56E9D" w:rsidRPr="00E97C61">
          <w:rPr>
            <w:rFonts w:ascii="Times New Roman" w:eastAsia="STHupo" w:hAnsi="Times New Roman" w:cs="Times New Roman"/>
          </w:rPr>
          <w:t>10 minutes (first sampl</w:t>
        </w:r>
      </w:ins>
      <w:ins w:id="402" w:author="Zach Lessig" w:date="2019-01-29T11:01:00Z">
        <w:r w:rsidR="004F208A" w:rsidRPr="00E97C61">
          <w:rPr>
            <w:rFonts w:ascii="Times New Roman" w:eastAsia="STHupo" w:hAnsi="Times New Roman" w:cs="Times New Roman"/>
          </w:rPr>
          <w:t>ing</w:t>
        </w:r>
      </w:ins>
      <w:ins w:id="403" w:author="Clay Arango" w:date="2019-01-23T11:55:00Z">
        <w:del w:id="404" w:author="Zach Lessig" w:date="2019-01-29T11:01:00Z">
          <w:r w:rsidR="00E56E9D" w:rsidRPr="00E97C61" w:rsidDel="004F208A">
            <w:rPr>
              <w:rFonts w:ascii="Times New Roman" w:eastAsia="STHupo" w:hAnsi="Times New Roman" w:cs="Times New Roman"/>
            </w:rPr>
            <w:delText>e</w:delText>
          </w:r>
        </w:del>
        <w:r w:rsidR="00E56E9D" w:rsidRPr="00E97C61">
          <w:rPr>
            <w:rFonts w:ascii="Times New Roman" w:eastAsia="STHupo" w:hAnsi="Times New Roman" w:cs="Times New Roman"/>
          </w:rPr>
          <w:t xml:space="preserve"> period</w:t>
        </w:r>
      </w:ins>
      <w:ins w:id="405" w:author="Clay Arango" w:date="2019-01-23T11:56:00Z">
        <w:r w:rsidR="00E56E9D" w:rsidRPr="00E97C61">
          <w:rPr>
            <w:rFonts w:ascii="Times New Roman" w:eastAsia="STHupo" w:hAnsi="Times New Roman" w:cs="Times New Roman"/>
          </w:rPr>
          <w:t xml:space="preserve"> only</w:t>
        </w:r>
      </w:ins>
      <w:ins w:id="406" w:author="Clay Arango" w:date="2019-01-23T11:55:00Z">
        <w:r w:rsidR="00E56E9D" w:rsidRPr="00E97C61">
          <w:rPr>
            <w:rFonts w:ascii="Times New Roman" w:eastAsia="STHupo" w:hAnsi="Times New Roman" w:cs="Times New Roman"/>
          </w:rPr>
          <w:t xml:space="preserve">) or every </w:t>
        </w:r>
      </w:ins>
      <w:r w:rsidR="00E13743" w:rsidRPr="00E97C61">
        <w:rPr>
          <w:rFonts w:ascii="Times New Roman" w:eastAsia="STHupo" w:hAnsi="Times New Roman" w:cs="Times New Roman"/>
        </w:rPr>
        <w:t>5 mi</w:t>
      </w:r>
      <w:r w:rsidR="00802B76" w:rsidRPr="00E97C61">
        <w:rPr>
          <w:rFonts w:ascii="Times New Roman" w:eastAsia="STHupo" w:hAnsi="Times New Roman" w:cs="Times New Roman"/>
        </w:rPr>
        <w:t xml:space="preserve">nutes for </w:t>
      </w:r>
      <w:ins w:id="407" w:author="Zach Lessig" w:date="2019-01-29T11:04:00Z">
        <w:r w:rsidR="00420A49" w:rsidRPr="00E97C61">
          <w:rPr>
            <w:rFonts w:ascii="Times New Roman" w:eastAsia="STHupo" w:hAnsi="Times New Roman" w:cs="Times New Roman"/>
          </w:rPr>
          <w:t xml:space="preserve">at least </w:t>
        </w:r>
      </w:ins>
      <w:del w:id="408" w:author="Zach Lessig" w:date="2019-01-29T11:04:00Z">
        <w:r w:rsidR="00802B76" w:rsidRPr="00E97C61" w:rsidDel="00420A49">
          <w:rPr>
            <w:rFonts w:ascii="Times New Roman" w:eastAsia="STHupo" w:hAnsi="Times New Roman" w:cs="Times New Roman"/>
          </w:rPr>
          <w:delText>~</w:delText>
        </w:r>
      </w:del>
      <w:r w:rsidR="00802B76" w:rsidRPr="00E97C61">
        <w:rPr>
          <w:rFonts w:ascii="Times New Roman" w:eastAsia="STHupo" w:hAnsi="Times New Roman" w:cs="Times New Roman"/>
        </w:rPr>
        <w:t>36 hours per stream</w:t>
      </w:r>
      <w:r w:rsidR="00997B69" w:rsidRPr="00E97C61">
        <w:rPr>
          <w:rFonts w:ascii="Times New Roman" w:eastAsia="STHupo" w:hAnsi="Times New Roman" w:cs="Times New Roman"/>
        </w:rPr>
        <w:t xml:space="preserve"> </w:t>
      </w:r>
      <w:ins w:id="409" w:author="Clay Arango" w:date="2019-01-23T11:57:00Z">
        <w:r w:rsidR="00E56E9D" w:rsidRPr="00E97C61">
          <w:rPr>
            <w:rFonts w:ascii="Times New Roman" w:eastAsia="STHupo" w:hAnsi="Times New Roman" w:cs="Times New Roman"/>
          </w:rPr>
          <w:t xml:space="preserve">from </w:t>
        </w:r>
      </w:ins>
      <w:ins w:id="410" w:author="Zach Lessig" w:date="2019-01-29T11:04:00Z">
        <w:r w:rsidR="00420A49" w:rsidRPr="00E97C61">
          <w:rPr>
            <w:rFonts w:ascii="Times New Roman" w:eastAsia="STHupo" w:hAnsi="Times New Roman" w:cs="Times New Roman"/>
          </w:rPr>
          <w:t>~</w:t>
        </w:r>
      </w:ins>
      <w:ins w:id="411" w:author="Zach Lessig" w:date="2019-01-29T11:05:00Z">
        <w:r w:rsidR="00420A49" w:rsidRPr="00E97C61">
          <w:rPr>
            <w:rFonts w:ascii="Times New Roman" w:eastAsia="STHupo" w:hAnsi="Times New Roman" w:cs="Times New Roman"/>
          </w:rPr>
          <w:t>4</w:t>
        </w:r>
      </w:ins>
      <w:ins w:id="412" w:author="Clay Arango" w:date="2019-01-23T11:56:00Z">
        <w:del w:id="413" w:author="Zach Lessig" w:date="2019-01-29T11:05:00Z">
          <w:r w:rsidR="00E56E9D" w:rsidRPr="00E97C61" w:rsidDel="00420A49">
            <w:rPr>
              <w:rFonts w:ascii="Times New Roman" w:eastAsia="STHupo" w:hAnsi="Times New Roman" w:cs="Times New Roman"/>
            </w:rPr>
            <w:delText>XX</w:delText>
          </w:r>
        </w:del>
        <w:r w:rsidR="00E56E9D" w:rsidRPr="00E97C61">
          <w:rPr>
            <w:rFonts w:ascii="Times New Roman" w:eastAsia="STHupo" w:hAnsi="Times New Roman" w:cs="Times New Roman"/>
          </w:rPr>
          <w:t>:</w:t>
        </w:r>
      </w:ins>
      <w:ins w:id="414" w:author="Zach Lessig" w:date="2019-01-29T11:05:00Z">
        <w:r w:rsidR="00420A49" w:rsidRPr="00E97C61">
          <w:rPr>
            <w:rFonts w:ascii="Times New Roman" w:eastAsia="STHupo" w:hAnsi="Times New Roman" w:cs="Times New Roman"/>
          </w:rPr>
          <w:t>00 p.m.</w:t>
        </w:r>
      </w:ins>
      <w:ins w:id="415" w:author="Clay Arango" w:date="2019-01-23T11:56:00Z">
        <w:del w:id="416" w:author="Zach Lessig" w:date="2019-01-29T11:04:00Z">
          <w:r w:rsidR="00E56E9D" w:rsidRPr="00E97C61" w:rsidDel="00420A49">
            <w:rPr>
              <w:rFonts w:ascii="Times New Roman" w:eastAsia="STHupo" w:hAnsi="Times New Roman" w:cs="Times New Roman"/>
            </w:rPr>
            <w:delText>XX</w:delText>
          </w:r>
        </w:del>
      </w:ins>
      <w:ins w:id="417" w:author="Zach Lessig" w:date="2019-01-29T12:52:00Z">
        <w:r w:rsidR="00EC5B05" w:rsidRPr="00E97C61">
          <w:rPr>
            <w:rFonts w:ascii="Times New Roman" w:eastAsia="STHupo" w:hAnsi="Times New Roman" w:cs="Times New Roman"/>
          </w:rPr>
          <w:t xml:space="preserve"> </w:t>
        </w:r>
        <w:proofErr w:type="gramStart"/>
        <w:r w:rsidR="00EC5B05" w:rsidRPr="00E97C61">
          <w:rPr>
            <w:rFonts w:ascii="Times New Roman" w:eastAsia="STHupo" w:hAnsi="Times New Roman" w:cs="Times New Roman"/>
          </w:rPr>
          <w:t>on</w:t>
        </w:r>
        <w:proofErr w:type="gramEnd"/>
        <w:r w:rsidR="00EC5B05" w:rsidRPr="00E97C61">
          <w:rPr>
            <w:rFonts w:ascii="Times New Roman" w:eastAsia="STHupo" w:hAnsi="Times New Roman" w:cs="Times New Roman"/>
          </w:rPr>
          <w:t xml:space="preserve"> </w:t>
        </w:r>
      </w:ins>
      <w:ins w:id="418" w:author="Clay Arango" w:date="2019-01-23T11:56:00Z">
        <w:del w:id="419" w:author="Zach Lessig" w:date="2019-01-29T11:05:00Z">
          <w:r w:rsidR="00E56E9D" w:rsidRPr="00E97C61" w:rsidDel="00420A49">
            <w:rPr>
              <w:rFonts w:ascii="Times New Roman" w:eastAsia="STHupo" w:hAnsi="Times New Roman" w:cs="Times New Roman"/>
            </w:rPr>
            <w:delText xml:space="preserve"> time </w:delText>
          </w:r>
        </w:del>
      </w:ins>
      <w:ins w:id="420" w:author="Clay Arango" w:date="2019-01-23T11:57:00Z">
        <w:del w:id="421" w:author="Zach Lessig" w:date="2019-01-29T12:51:00Z">
          <w:r w:rsidR="00E56E9D" w:rsidRPr="00E97C61" w:rsidDel="00EC5B05">
            <w:rPr>
              <w:rFonts w:ascii="Times New Roman" w:eastAsia="STHupo" w:hAnsi="Times New Roman" w:cs="Times New Roman"/>
            </w:rPr>
            <w:delText xml:space="preserve">on </w:delText>
          </w:r>
        </w:del>
        <w:r w:rsidR="00E56E9D" w:rsidRPr="00E97C61">
          <w:rPr>
            <w:rFonts w:ascii="Times New Roman" w:eastAsia="STHupo" w:hAnsi="Times New Roman" w:cs="Times New Roman"/>
          </w:rPr>
          <w:t xml:space="preserve">day one to </w:t>
        </w:r>
      </w:ins>
      <w:ins w:id="422" w:author="Zach Lessig" w:date="2019-01-29T11:06:00Z">
        <w:r w:rsidR="00420A49" w:rsidRPr="00E97C61">
          <w:rPr>
            <w:rFonts w:ascii="Times New Roman" w:eastAsia="STHupo" w:hAnsi="Times New Roman" w:cs="Times New Roman"/>
          </w:rPr>
          <w:t>~9</w:t>
        </w:r>
      </w:ins>
      <w:ins w:id="423" w:author="Clay Arango" w:date="2019-01-23T11:57:00Z">
        <w:del w:id="424" w:author="Zach Lessig" w:date="2019-01-29T11:06:00Z">
          <w:r w:rsidR="00E56E9D" w:rsidRPr="00E97C61" w:rsidDel="00420A49">
            <w:rPr>
              <w:rFonts w:ascii="Times New Roman" w:eastAsia="STHupo" w:hAnsi="Times New Roman" w:cs="Times New Roman"/>
            </w:rPr>
            <w:delText>XX</w:delText>
          </w:r>
        </w:del>
        <w:r w:rsidR="00E56E9D" w:rsidRPr="00E97C61">
          <w:rPr>
            <w:rFonts w:ascii="Times New Roman" w:eastAsia="STHupo" w:hAnsi="Times New Roman" w:cs="Times New Roman"/>
          </w:rPr>
          <w:t>:</w:t>
        </w:r>
        <w:del w:id="425" w:author="Zach Lessig" w:date="2019-01-29T11:06:00Z">
          <w:r w:rsidR="00E56E9D" w:rsidRPr="00E97C61" w:rsidDel="00420A49">
            <w:rPr>
              <w:rFonts w:ascii="Times New Roman" w:eastAsia="STHupo" w:hAnsi="Times New Roman" w:cs="Times New Roman"/>
            </w:rPr>
            <w:delText>XX</w:delText>
          </w:r>
        </w:del>
      </w:ins>
      <w:ins w:id="426" w:author="Zach Lessig" w:date="2019-01-29T11:06:00Z">
        <w:r w:rsidR="00420A49" w:rsidRPr="00E97C61">
          <w:rPr>
            <w:rFonts w:ascii="Times New Roman" w:eastAsia="STHupo" w:hAnsi="Times New Roman" w:cs="Times New Roman"/>
          </w:rPr>
          <w:t>00</w:t>
        </w:r>
      </w:ins>
      <w:ins w:id="427" w:author="Clay Arango" w:date="2019-01-23T11:57:00Z">
        <w:r w:rsidR="00E56E9D" w:rsidRPr="00E97C61">
          <w:rPr>
            <w:rFonts w:ascii="Times New Roman" w:eastAsia="STHupo" w:hAnsi="Times New Roman" w:cs="Times New Roman"/>
          </w:rPr>
          <w:t xml:space="preserve"> </w:t>
        </w:r>
      </w:ins>
      <w:ins w:id="428" w:author="Zach Lessig" w:date="2019-01-29T12:51:00Z">
        <w:r w:rsidR="00EC5B05" w:rsidRPr="00E97C61">
          <w:rPr>
            <w:rFonts w:ascii="Times New Roman" w:eastAsia="STHupo" w:hAnsi="Times New Roman" w:cs="Times New Roman"/>
          </w:rPr>
          <w:t xml:space="preserve">a.m. </w:t>
        </w:r>
      </w:ins>
      <w:ins w:id="429" w:author="Clay Arango" w:date="2019-01-23T11:57:00Z">
        <w:del w:id="430" w:author="Zach Lessig" w:date="2019-01-29T12:51:00Z">
          <w:r w:rsidR="00E56E9D" w:rsidRPr="00E97C61" w:rsidDel="00EC5B05">
            <w:rPr>
              <w:rFonts w:ascii="Times New Roman" w:eastAsia="STHupo" w:hAnsi="Times New Roman" w:cs="Times New Roman"/>
            </w:rPr>
            <w:delText xml:space="preserve">time </w:delText>
          </w:r>
        </w:del>
        <w:r w:rsidR="00E56E9D" w:rsidRPr="00E97C61">
          <w:rPr>
            <w:rFonts w:ascii="Times New Roman" w:eastAsia="STHupo" w:hAnsi="Times New Roman" w:cs="Times New Roman"/>
          </w:rPr>
          <w:t>on day three</w:t>
        </w:r>
      </w:ins>
      <w:del w:id="431" w:author="Clay Arango" w:date="2019-01-23T11:57:00Z">
        <w:r w:rsidR="00997B69" w:rsidRPr="00E97C61" w:rsidDel="00E56E9D">
          <w:rPr>
            <w:rFonts w:ascii="Times New Roman" w:eastAsia="STHupo" w:hAnsi="Times New Roman" w:cs="Times New Roman"/>
          </w:rPr>
          <w:delText>producing diel oxygen and light curves</w:delText>
        </w:r>
      </w:del>
      <w:r w:rsidR="00802B76" w:rsidRPr="00E97C61">
        <w:rPr>
          <w:rFonts w:ascii="Times New Roman" w:eastAsia="STHupo" w:hAnsi="Times New Roman" w:cs="Times New Roman"/>
        </w:rPr>
        <w:t xml:space="preserve">.  After </w:t>
      </w:r>
      <w:del w:id="432" w:author="Zach Lessig" w:date="2019-01-29T11:06:00Z">
        <w:r w:rsidR="00802B76" w:rsidRPr="00E97C61" w:rsidDel="00420A49">
          <w:rPr>
            <w:rFonts w:ascii="Times New Roman" w:eastAsia="STHupo" w:hAnsi="Times New Roman" w:cs="Times New Roman"/>
          </w:rPr>
          <w:delText>the 36 hour</w:delText>
        </w:r>
      </w:del>
      <w:ins w:id="433" w:author="Zach Lessig" w:date="2019-01-29T11:06:00Z">
        <w:r w:rsidR="00420A49" w:rsidRPr="00E97C61">
          <w:rPr>
            <w:rFonts w:ascii="Times New Roman" w:eastAsia="STHupo" w:hAnsi="Times New Roman" w:cs="Times New Roman"/>
          </w:rPr>
          <w:t>this</w:t>
        </w:r>
      </w:ins>
      <w:ins w:id="434" w:author="Clay Arango" w:date="2019-01-23T11:57:00Z">
        <w:r w:rsidR="00561869" w:rsidRPr="00E97C61">
          <w:rPr>
            <w:rFonts w:ascii="Times New Roman" w:eastAsia="STHupo" w:hAnsi="Times New Roman" w:cs="Times New Roman"/>
          </w:rPr>
          <w:t xml:space="preserve"> </w:t>
        </w:r>
      </w:ins>
      <w:del w:id="435" w:author="Clay Arango" w:date="2019-01-23T11:57:00Z">
        <w:r w:rsidR="00802B76" w:rsidRPr="00E97C61" w:rsidDel="00561869">
          <w:rPr>
            <w:rFonts w:ascii="Times New Roman" w:eastAsia="STHupo" w:hAnsi="Times New Roman" w:cs="Times New Roman"/>
          </w:rPr>
          <w:delText>s had elapsed</w:delText>
        </w:r>
      </w:del>
      <w:ins w:id="436" w:author="Clay Arango" w:date="2019-01-23T11:57:00Z">
        <w:r w:rsidR="00561869" w:rsidRPr="00E97C61">
          <w:rPr>
            <w:rFonts w:ascii="Times New Roman" w:eastAsia="STHupo" w:hAnsi="Times New Roman" w:cs="Times New Roman"/>
          </w:rPr>
          <w:t>deployment,</w:t>
        </w:r>
      </w:ins>
      <w:r w:rsidR="00802B76" w:rsidRPr="00E97C61">
        <w:rPr>
          <w:rFonts w:ascii="Times New Roman" w:eastAsia="STHupo" w:hAnsi="Times New Roman" w:cs="Times New Roman"/>
        </w:rPr>
        <w:t xml:space="preserve"> I </w:t>
      </w:r>
      <w:ins w:id="437" w:author="Zach Lessig" w:date="2019-01-29T11:07:00Z">
        <w:r w:rsidR="00420A49" w:rsidRPr="00E97C61">
          <w:rPr>
            <w:rFonts w:ascii="Times New Roman" w:eastAsia="STHupo" w:hAnsi="Times New Roman" w:cs="Times New Roman"/>
          </w:rPr>
          <w:t xml:space="preserve">immediately </w:t>
        </w:r>
      </w:ins>
      <w:r w:rsidR="00802B76" w:rsidRPr="00E97C61">
        <w:rPr>
          <w:rFonts w:ascii="Times New Roman" w:eastAsia="STHupo" w:hAnsi="Times New Roman" w:cs="Times New Roman"/>
        </w:rPr>
        <w:t xml:space="preserve">moved the loggers </w:t>
      </w:r>
      <w:r w:rsidR="00953A9C" w:rsidRPr="00E97C61">
        <w:rPr>
          <w:rFonts w:ascii="Times New Roman" w:eastAsia="STHupo" w:hAnsi="Times New Roman" w:cs="Times New Roman"/>
        </w:rPr>
        <w:t>to a different site</w:t>
      </w:r>
      <w:r w:rsidR="00802B76" w:rsidRPr="00E97C61">
        <w:rPr>
          <w:rFonts w:ascii="Times New Roman" w:eastAsia="STHupo" w:hAnsi="Times New Roman" w:cs="Times New Roman"/>
        </w:rPr>
        <w:t xml:space="preserve"> until </w:t>
      </w:r>
      <w:r w:rsidR="00953A9C" w:rsidRPr="00E97C61">
        <w:rPr>
          <w:rFonts w:ascii="Times New Roman" w:eastAsia="STHupo" w:hAnsi="Times New Roman" w:cs="Times New Roman"/>
        </w:rPr>
        <w:t>all sites</w:t>
      </w:r>
      <w:r w:rsidR="00802B76" w:rsidRPr="00E97C61">
        <w:rPr>
          <w:rFonts w:ascii="Times New Roman" w:eastAsia="STHupo" w:hAnsi="Times New Roman" w:cs="Times New Roman"/>
        </w:rPr>
        <w:t xml:space="preserve"> had been sampled.</w:t>
      </w:r>
    </w:p>
    <w:p w14:paraId="7C49495F" w14:textId="0CBA7002" w:rsidR="00F71DE9" w:rsidRPr="00E97C61" w:rsidRDefault="00D47A4A">
      <w:pPr>
        <w:spacing w:line="480" w:lineRule="auto"/>
        <w:rPr>
          <w:ins w:id="438" w:author="Zach Lessig" w:date="2019-01-29T11:35:00Z"/>
          <w:rFonts w:ascii="Times New Roman" w:eastAsia="STHupo" w:hAnsi="Times New Roman" w:cs="Times New Roman"/>
          <w:noProof/>
        </w:rPr>
      </w:pPr>
      <w:r w:rsidRPr="00E97C61">
        <w:rPr>
          <w:rFonts w:ascii="Times New Roman" w:eastAsia="STHupo" w:hAnsi="Times New Roman" w:cs="Times New Roman"/>
        </w:rPr>
        <w:tab/>
      </w:r>
      <w:commentRangeStart w:id="439"/>
      <w:r w:rsidRPr="00E97C61">
        <w:rPr>
          <w:rFonts w:ascii="Times New Roman" w:eastAsia="STHupo" w:hAnsi="Times New Roman" w:cs="Times New Roman"/>
        </w:rPr>
        <w:t xml:space="preserve">I used the diel </w:t>
      </w:r>
      <w:del w:id="440" w:author="Clay Arango" w:date="2019-01-23T11:57:00Z">
        <w:r w:rsidRPr="00E97C61" w:rsidDel="00561869">
          <w:rPr>
            <w:rFonts w:ascii="Times New Roman" w:eastAsia="STHupo" w:hAnsi="Times New Roman" w:cs="Times New Roman"/>
          </w:rPr>
          <w:delText xml:space="preserve">curves for </w:delText>
        </w:r>
      </w:del>
      <w:r w:rsidRPr="00E97C61">
        <w:rPr>
          <w:rFonts w:ascii="Times New Roman" w:eastAsia="STHupo" w:hAnsi="Times New Roman" w:cs="Times New Roman"/>
        </w:rPr>
        <w:t xml:space="preserve">DO and PAR </w:t>
      </w:r>
      <w:ins w:id="441" w:author="Clay Arango" w:date="2019-01-23T11:57:00Z">
        <w:r w:rsidR="00561869" w:rsidRPr="00E97C61">
          <w:rPr>
            <w:rFonts w:ascii="Times New Roman" w:eastAsia="STHupo" w:hAnsi="Times New Roman" w:cs="Times New Roman"/>
          </w:rPr>
          <w:t xml:space="preserve">curves </w:t>
        </w:r>
      </w:ins>
      <w:r w:rsidRPr="00E97C61">
        <w:rPr>
          <w:rFonts w:ascii="Times New Roman" w:eastAsia="STHupo" w:hAnsi="Times New Roman" w:cs="Times New Roman"/>
        </w:rPr>
        <w:t>to estimate s</w:t>
      </w:r>
      <w:r w:rsidR="006D2E25" w:rsidRPr="00E97C61">
        <w:rPr>
          <w:rFonts w:ascii="Times New Roman" w:eastAsia="STHupo" w:hAnsi="Times New Roman" w:cs="Times New Roman"/>
        </w:rPr>
        <w:t xml:space="preserve">tream metabolism </w:t>
      </w:r>
      <w:ins w:id="442" w:author="Zach Lessig" w:date="2019-01-29T10:51:00Z">
        <w:r w:rsidR="00FE5AA0" w:rsidRPr="00E97C61">
          <w:rPr>
            <w:rFonts w:ascii="Times New Roman" w:eastAsia="STHupo" w:hAnsi="Times New Roman" w:cs="Times New Roman"/>
          </w:rPr>
          <w:t>with the statistical program R</w:t>
        </w:r>
      </w:ins>
      <w:ins w:id="443" w:author="Zach Lessig" w:date="2019-01-30T13:31:00Z">
        <w:r w:rsidR="00492BD9" w:rsidRPr="00E97C61">
          <w:rPr>
            <w:rFonts w:ascii="Times New Roman" w:eastAsia="STHupo" w:hAnsi="Times New Roman" w:cs="Times New Roman"/>
          </w:rPr>
          <w:t xml:space="preserve"> Version</w:t>
        </w:r>
      </w:ins>
      <w:ins w:id="444" w:author="Zach Lessig" w:date="2019-01-30T13:32:00Z">
        <w:r w:rsidR="00492BD9" w:rsidRPr="00E97C61">
          <w:rPr>
            <w:rFonts w:ascii="Times New Roman" w:eastAsia="STHupo" w:hAnsi="Times New Roman" w:cs="Times New Roman"/>
          </w:rPr>
          <w:t xml:space="preserve"> 3.4.3</w:t>
        </w:r>
      </w:ins>
      <w:ins w:id="445" w:author="Zach Lessig" w:date="2019-01-29T10:51:00Z">
        <w:r w:rsidR="00FE5AA0" w:rsidRPr="00E97C61">
          <w:rPr>
            <w:rFonts w:ascii="Times New Roman" w:eastAsia="STHupo" w:hAnsi="Times New Roman" w:cs="Times New Roman"/>
          </w:rPr>
          <w:t xml:space="preserve"> </w:t>
        </w:r>
      </w:ins>
      <w:customXmlInsRangeStart w:id="446" w:author="Zach Lessig" w:date="2019-01-29T10:51:00Z"/>
      <w:sdt>
        <w:sdtPr>
          <w:rPr>
            <w:rFonts w:ascii="Times New Roman" w:eastAsia="STHupo" w:hAnsi="Times New Roman" w:cs="Times New Roman"/>
          </w:rPr>
          <w:id w:val="1276141806"/>
          <w:citation/>
        </w:sdtPr>
        <w:sdtEndPr/>
        <w:sdtContent>
          <w:customXmlInsRangeEnd w:id="446"/>
          <w:ins w:id="447" w:author="Zach Lessig" w:date="2019-01-29T10:51:00Z">
            <w:r w:rsidR="00FE5AA0" w:rsidRPr="00E97C61">
              <w:rPr>
                <w:rFonts w:ascii="Times New Roman" w:eastAsia="STHupo" w:hAnsi="Times New Roman" w:cs="Times New Roman"/>
                <w:rPrChange w:id="448" w:author="Zach Lessig" w:date="2019-02-08T12:55:00Z">
                  <w:rPr>
                    <w:rFonts w:ascii="Times New Roman" w:eastAsia="STHupo" w:hAnsi="Times New Roman" w:cs="Times New Roman"/>
                  </w:rPr>
                </w:rPrChange>
              </w:rPr>
              <w:fldChar w:fldCharType="begin"/>
            </w:r>
            <w:r w:rsidR="00FE5AA0" w:rsidRPr="00E97C61">
              <w:rPr>
                <w:rFonts w:ascii="Times New Roman" w:eastAsia="STHupo" w:hAnsi="Times New Roman" w:cs="Times New Roman"/>
              </w:rPr>
              <w:instrText xml:space="preserve"> CITATION RCo13 \l 1033 </w:instrText>
            </w:r>
            <w:r w:rsidR="00FE5AA0" w:rsidRPr="00E97C61">
              <w:rPr>
                <w:rFonts w:ascii="Times New Roman" w:eastAsia="STHupo" w:hAnsi="Times New Roman" w:cs="Times New Roman"/>
                <w:rPrChange w:id="449" w:author="Zach Lessig" w:date="2019-02-08T12:55:00Z">
                  <w:rPr>
                    <w:rFonts w:ascii="Times New Roman" w:eastAsia="STHupo" w:hAnsi="Times New Roman" w:cs="Times New Roman"/>
                  </w:rPr>
                </w:rPrChange>
              </w:rPr>
              <w:fldChar w:fldCharType="separate"/>
            </w:r>
            <w:r w:rsidR="00FE5AA0" w:rsidRPr="00E97C61">
              <w:rPr>
                <w:rFonts w:ascii="Times New Roman" w:eastAsia="STHupo" w:hAnsi="Times New Roman" w:cs="Times New Roman"/>
                <w:noProof/>
              </w:rPr>
              <w:t>(R Core Team, 2013)</w:t>
            </w:r>
            <w:r w:rsidR="00FE5AA0" w:rsidRPr="00E97C61">
              <w:rPr>
                <w:rFonts w:ascii="Times New Roman" w:eastAsia="STHupo" w:hAnsi="Times New Roman" w:cs="Times New Roman"/>
                <w:rPrChange w:id="450" w:author="Zach Lessig" w:date="2019-02-08T12:55:00Z">
                  <w:rPr>
                    <w:rFonts w:ascii="Times New Roman" w:eastAsia="STHupo" w:hAnsi="Times New Roman" w:cs="Times New Roman"/>
                  </w:rPr>
                </w:rPrChange>
              </w:rPr>
              <w:fldChar w:fldCharType="end"/>
            </w:r>
          </w:ins>
          <w:customXmlInsRangeStart w:id="451" w:author="Zach Lessig" w:date="2019-01-29T10:51:00Z"/>
        </w:sdtContent>
      </w:sdt>
      <w:customXmlInsRangeEnd w:id="451"/>
      <w:ins w:id="452" w:author="Zach Lessig" w:date="2019-01-29T10:51:00Z">
        <w:r w:rsidR="00FE5AA0" w:rsidRPr="00E97C61">
          <w:rPr>
            <w:rFonts w:ascii="Times New Roman" w:eastAsia="STHupo" w:hAnsi="Times New Roman" w:cs="Times New Roman"/>
          </w:rPr>
          <w:t xml:space="preserve"> </w:t>
        </w:r>
      </w:ins>
      <w:r w:rsidR="006D2E25" w:rsidRPr="00E97C61">
        <w:rPr>
          <w:rFonts w:ascii="Times New Roman" w:eastAsia="STHupo" w:hAnsi="Times New Roman" w:cs="Times New Roman"/>
        </w:rPr>
        <w:t>by the single station open-channel method</w:t>
      </w:r>
      <w:r w:rsidR="00C312DA" w:rsidRPr="00E97C61">
        <w:rPr>
          <w:rFonts w:ascii="Times New Roman" w:eastAsia="STHupo" w:hAnsi="Times New Roman" w:cs="Times New Roman"/>
        </w:rPr>
        <w:t xml:space="preserve"> with inverse </w:t>
      </w:r>
      <w:commentRangeStart w:id="453"/>
      <w:r w:rsidR="00C312DA" w:rsidRPr="00E97C61">
        <w:rPr>
          <w:rFonts w:ascii="Times New Roman" w:eastAsia="STHupo" w:hAnsi="Times New Roman" w:cs="Times New Roman"/>
        </w:rPr>
        <w:t>modeling</w:t>
      </w:r>
      <w:ins w:id="454" w:author="Zach Lessig" w:date="2019-01-29T10:03:00Z">
        <w:r w:rsidR="005C4709" w:rsidRPr="00E97C61">
          <w:rPr>
            <w:rFonts w:ascii="Times New Roman" w:eastAsia="STHupo" w:hAnsi="Times New Roman" w:cs="Times New Roman"/>
          </w:rPr>
          <w:t xml:space="preserve"> from </w:t>
        </w:r>
      </w:ins>
      <w:ins w:id="455" w:author="Zach Lessig" w:date="2019-01-29T10:06:00Z">
        <w:r w:rsidR="005C4709" w:rsidRPr="00E97C61">
          <w:rPr>
            <w:rFonts w:ascii="Times New Roman" w:eastAsia="STHupo" w:hAnsi="Times New Roman" w:cs="Times New Roman"/>
            <w:i/>
            <w:rPrChange w:id="456" w:author="Zach Lessig" w:date="2019-02-08T12:55:00Z">
              <w:rPr>
                <w:rFonts w:ascii="Times New Roman" w:eastAsia="STHupo" w:hAnsi="Times New Roman" w:cs="Times New Roman"/>
              </w:rPr>
            </w:rPrChange>
          </w:rPr>
          <w:t>Methods in Stream Ecology</w:t>
        </w:r>
      </w:ins>
      <w:ins w:id="457" w:author="Zach Lessig" w:date="2019-01-29T10:16:00Z">
        <w:r w:rsidR="00FA4466" w:rsidRPr="00E97C61">
          <w:rPr>
            <w:rFonts w:ascii="Times New Roman" w:eastAsia="STHupo" w:hAnsi="Times New Roman" w:cs="Times New Roman"/>
            <w:i/>
          </w:rPr>
          <w:t xml:space="preserve"> Volume2: Ecosystem Function</w:t>
        </w:r>
      </w:ins>
      <w:r w:rsidR="00E135C0" w:rsidRPr="00E97C61">
        <w:rPr>
          <w:rFonts w:ascii="Times New Roman" w:eastAsia="STHupo" w:hAnsi="Times New Roman" w:cs="Times New Roman"/>
        </w:rPr>
        <w:t xml:space="preserve"> </w:t>
      </w:r>
      <w:commentRangeEnd w:id="453"/>
      <w:r w:rsidR="00561869" w:rsidRPr="00E97C61">
        <w:rPr>
          <w:rStyle w:val="CommentReference"/>
          <w:rFonts w:ascii="Times New Roman" w:hAnsi="Times New Roman" w:cs="Times New Roman"/>
          <w:sz w:val="24"/>
          <w:szCs w:val="24"/>
          <w:rPrChange w:id="458" w:author="Zach Lessig" w:date="2019-02-08T12:55:00Z">
            <w:rPr>
              <w:rStyle w:val="CommentReference"/>
            </w:rPr>
          </w:rPrChange>
        </w:rPr>
        <w:commentReference w:id="453"/>
      </w:r>
      <w:customXmlDelRangeStart w:id="459" w:author="Zach Lessig" w:date="2019-01-29T10:47:00Z"/>
      <w:sdt>
        <w:sdtPr>
          <w:rPr>
            <w:rFonts w:ascii="Times New Roman" w:eastAsia="STHupo" w:hAnsi="Times New Roman" w:cs="Times New Roman"/>
          </w:rPr>
          <w:id w:val="-626163098"/>
          <w:citation/>
        </w:sdtPr>
        <w:sdtEndPr/>
        <w:sdtContent>
          <w:customXmlDelRangeEnd w:id="459"/>
          <w:del w:id="460" w:author="Zach Lessig" w:date="2019-01-29T10:47:00Z">
            <w:r w:rsidR="00E135C0" w:rsidRPr="00E97C61" w:rsidDel="00FE5AA0">
              <w:rPr>
                <w:rFonts w:ascii="Times New Roman" w:eastAsia="STHupo" w:hAnsi="Times New Roman" w:cs="Times New Roman"/>
                <w:rPrChange w:id="461" w:author="Zach Lessig" w:date="2019-02-08T12:55:00Z">
                  <w:rPr>
                    <w:rFonts w:ascii="Times New Roman" w:eastAsia="STHupo" w:hAnsi="Times New Roman" w:cs="Times New Roman"/>
                  </w:rPr>
                </w:rPrChange>
              </w:rPr>
              <w:fldChar w:fldCharType="begin"/>
            </w:r>
            <w:r w:rsidR="00E135C0" w:rsidRPr="00E97C61" w:rsidDel="00FE5AA0">
              <w:rPr>
                <w:rFonts w:ascii="Times New Roman" w:eastAsia="STHupo" w:hAnsi="Times New Roman" w:cs="Times New Roman"/>
              </w:rPr>
              <w:delInstrText xml:space="preserve"> CITATION Lam17 \l 1033 </w:delInstrText>
            </w:r>
            <w:r w:rsidR="00E135C0" w:rsidRPr="00E97C61" w:rsidDel="00FE5AA0">
              <w:rPr>
                <w:rFonts w:ascii="Times New Roman" w:eastAsia="STHupo" w:hAnsi="Times New Roman" w:cs="Times New Roman"/>
                <w:rPrChange w:id="462" w:author="Zach Lessig" w:date="2019-02-08T12:55:00Z">
                  <w:rPr>
                    <w:rFonts w:ascii="Times New Roman" w:eastAsia="STHupo" w:hAnsi="Times New Roman" w:cs="Times New Roman"/>
                  </w:rPr>
                </w:rPrChange>
              </w:rPr>
              <w:fldChar w:fldCharType="separate"/>
            </w:r>
            <w:r w:rsidR="00E135C0" w:rsidRPr="00E97C61" w:rsidDel="00FE5AA0">
              <w:rPr>
                <w:rFonts w:ascii="Times New Roman" w:eastAsia="STHupo" w:hAnsi="Times New Roman" w:cs="Times New Roman"/>
                <w:noProof/>
              </w:rPr>
              <w:delText>(Lamberti &amp; Hauer, 2017)</w:delText>
            </w:r>
            <w:r w:rsidR="00E135C0" w:rsidRPr="00E97C61" w:rsidDel="00FE5AA0">
              <w:rPr>
                <w:rFonts w:ascii="Times New Roman" w:eastAsia="STHupo" w:hAnsi="Times New Roman" w:cs="Times New Roman"/>
                <w:rPrChange w:id="463" w:author="Zach Lessig" w:date="2019-02-08T12:55:00Z">
                  <w:rPr>
                    <w:rFonts w:ascii="Times New Roman" w:eastAsia="STHupo" w:hAnsi="Times New Roman" w:cs="Times New Roman"/>
                  </w:rPr>
                </w:rPrChange>
              </w:rPr>
              <w:fldChar w:fldCharType="end"/>
            </w:r>
          </w:del>
          <w:customXmlDelRangeStart w:id="464" w:author="Zach Lessig" w:date="2019-01-29T10:47:00Z"/>
        </w:sdtContent>
      </w:sdt>
      <w:customXmlDelRangeEnd w:id="464"/>
      <w:ins w:id="465" w:author="Zach Lessig" w:date="2019-01-29T11:31:00Z">
        <w:r w:rsidR="00F71DE9" w:rsidRPr="00E97C61">
          <w:rPr>
            <w:rFonts w:ascii="Times New Roman" w:eastAsia="STHupo" w:hAnsi="Times New Roman" w:cs="Times New Roman"/>
          </w:rPr>
          <w:t>(</w:t>
        </w:r>
      </w:ins>
      <w:proofErr w:type="spellStart"/>
      <w:ins w:id="466" w:author="Zach Lessig" w:date="2019-01-29T10:47:00Z">
        <w:r w:rsidR="00FE5AA0" w:rsidRPr="00E97C61">
          <w:rPr>
            <w:rFonts w:ascii="Times New Roman" w:eastAsia="STHupo" w:hAnsi="Times New Roman" w:cs="Times New Roman"/>
            <w:noProof/>
          </w:rPr>
          <w:t>Lamberti</w:t>
        </w:r>
        <w:proofErr w:type="spellEnd"/>
        <w:r w:rsidR="00FE5AA0" w:rsidRPr="00E97C61">
          <w:rPr>
            <w:rFonts w:ascii="Times New Roman" w:eastAsia="STHupo" w:hAnsi="Times New Roman" w:cs="Times New Roman"/>
            <w:noProof/>
          </w:rPr>
          <w:t xml:space="preserve"> &amp; Hauer, 2017)</w:t>
        </w:r>
      </w:ins>
      <w:ins w:id="467" w:author="Zach Lessig" w:date="2019-01-29T10:52:00Z">
        <w:r w:rsidR="004F208A" w:rsidRPr="00E97C61">
          <w:rPr>
            <w:rFonts w:ascii="Times New Roman" w:eastAsia="STHupo" w:hAnsi="Times New Roman" w:cs="Times New Roman"/>
          </w:rPr>
          <w:t xml:space="preserve"> </w:t>
        </w:r>
      </w:ins>
      <w:ins w:id="468" w:author="Zach Lessig" w:date="2019-01-29T11:31:00Z">
        <w:r w:rsidR="00F71DE9" w:rsidRPr="00E97C61">
          <w:rPr>
            <w:rFonts w:ascii="Times New Roman" w:eastAsia="STHupo" w:hAnsi="Times New Roman" w:cs="Times New Roman"/>
            <w:i/>
            <w:rPrChange w:id="469" w:author="Zach Lessig" w:date="2019-02-08T12:55:00Z">
              <w:rPr>
                <w:rFonts w:ascii="Times New Roman" w:eastAsia="STHupo" w:hAnsi="Times New Roman" w:cs="Times New Roman"/>
              </w:rPr>
            </w:rPrChange>
          </w:rPr>
          <w:t>Chapter 34</w:t>
        </w:r>
        <w:r w:rsidR="00F71DE9" w:rsidRPr="00E97C61">
          <w:rPr>
            <w:rFonts w:ascii="Times New Roman" w:eastAsia="STHupo" w:hAnsi="Times New Roman" w:cs="Times New Roman"/>
          </w:rPr>
          <w:t xml:space="preserve"> </w:t>
        </w:r>
      </w:ins>
      <w:ins w:id="470" w:author="Zach Lessig" w:date="2019-01-29T11:33:00Z">
        <w:r w:rsidR="00B82A2F" w:rsidRPr="00E97C61">
          <w:rPr>
            <w:rFonts w:ascii="Times New Roman" w:eastAsia="STHupo" w:hAnsi="Times New Roman" w:cs="Times New Roman"/>
          </w:rPr>
          <w:t>(Hall &amp; Hotchkiss</w:t>
        </w:r>
        <w:r w:rsidR="00F71DE9" w:rsidRPr="00E97C61">
          <w:rPr>
            <w:rFonts w:ascii="Times New Roman" w:eastAsia="STHupo" w:hAnsi="Times New Roman" w:cs="Times New Roman"/>
          </w:rPr>
          <w:t xml:space="preserve">) </w:t>
        </w:r>
      </w:ins>
      <w:ins w:id="471" w:author="Zach Lessig" w:date="2019-01-29T10:52:00Z">
        <w:r w:rsidR="004F208A" w:rsidRPr="00E97C61">
          <w:rPr>
            <w:rFonts w:ascii="Times New Roman" w:eastAsia="STHupo" w:hAnsi="Times New Roman" w:cs="Times New Roman"/>
          </w:rPr>
          <w:t>using the supplemental R scrip</w:t>
        </w:r>
      </w:ins>
      <w:ins w:id="472" w:author="Zach Lessig" w:date="2019-01-29T10:53:00Z">
        <w:r w:rsidR="004F208A" w:rsidRPr="00E97C61">
          <w:rPr>
            <w:rFonts w:ascii="Times New Roman" w:eastAsia="STHupo" w:hAnsi="Times New Roman" w:cs="Times New Roman"/>
          </w:rPr>
          <w:t>t from Supplemental File 34.3</w:t>
        </w:r>
      </w:ins>
      <w:del w:id="473" w:author="Zach Lessig" w:date="2019-01-29T10:52:00Z">
        <w:r w:rsidR="00E135C0" w:rsidRPr="00E97C61" w:rsidDel="00FE5AA0">
          <w:rPr>
            <w:rFonts w:ascii="Times New Roman" w:eastAsia="STHupo" w:hAnsi="Times New Roman" w:cs="Times New Roman"/>
          </w:rPr>
          <w:delText xml:space="preserve">.  This was done </w:delText>
        </w:r>
      </w:del>
      <w:del w:id="474" w:author="Zach Lessig" w:date="2019-01-29T10:51:00Z">
        <w:r w:rsidR="00E135C0" w:rsidRPr="00E97C61" w:rsidDel="00FE5AA0">
          <w:rPr>
            <w:rFonts w:ascii="Times New Roman" w:eastAsia="STHupo" w:hAnsi="Times New Roman" w:cs="Times New Roman"/>
          </w:rPr>
          <w:delText xml:space="preserve">with the statistical program R </w:delText>
        </w:r>
      </w:del>
      <w:customXmlDelRangeStart w:id="475" w:author="Zach Lessig" w:date="2019-01-29T10:51:00Z"/>
      <w:sdt>
        <w:sdtPr>
          <w:rPr>
            <w:rFonts w:ascii="Times New Roman" w:eastAsia="STHupo" w:hAnsi="Times New Roman" w:cs="Times New Roman"/>
          </w:rPr>
          <w:id w:val="-115302585"/>
          <w:citation/>
        </w:sdtPr>
        <w:sdtEndPr/>
        <w:sdtContent>
          <w:customXmlDelRangeEnd w:id="475"/>
          <w:del w:id="476" w:author="Zach Lessig" w:date="2019-01-29T10:51:00Z">
            <w:r w:rsidR="00C312DA" w:rsidRPr="00E97C61" w:rsidDel="00FE5AA0">
              <w:rPr>
                <w:rFonts w:ascii="Times New Roman" w:eastAsia="STHupo" w:hAnsi="Times New Roman" w:cs="Times New Roman"/>
                <w:rPrChange w:id="477" w:author="Zach Lessig" w:date="2019-02-08T12:55:00Z">
                  <w:rPr>
                    <w:rFonts w:ascii="Times New Roman" w:eastAsia="STHupo" w:hAnsi="Times New Roman" w:cs="Times New Roman"/>
                  </w:rPr>
                </w:rPrChange>
              </w:rPr>
              <w:fldChar w:fldCharType="begin"/>
            </w:r>
            <w:r w:rsidR="00C312DA" w:rsidRPr="00E97C61" w:rsidDel="00FE5AA0">
              <w:rPr>
                <w:rFonts w:ascii="Times New Roman" w:eastAsia="STHupo" w:hAnsi="Times New Roman" w:cs="Times New Roman"/>
              </w:rPr>
              <w:delInstrText xml:space="preserve"> CITATION RCo13 \l 1033 </w:delInstrText>
            </w:r>
            <w:r w:rsidR="00C312DA" w:rsidRPr="00E97C61" w:rsidDel="00FE5AA0">
              <w:rPr>
                <w:rFonts w:ascii="Times New Roman" w:eastAsia="STHupo" w:hAnsi="Times New Roman" w:cs="Times New Roman"/>
                <w:rPrChange w:id="478" w:author="Zach Lessig" w:date="2019-02-08T12:55:00Z">
                  <w:rPr>
                    <w:rFonts w:ascii="Times New Roman" w:eastAsia="STHupo" w:hAnsi="Times New Roman" w:cs="Times New Roman"/>
                  </w:rPr>
                </w:rPrChange>
              </w:rPr>
              <w:fldChar w:fldCharType="separate"/>
            </w:r>
            <w:r w:rsidR="00C312DA" w:rsidRPr="00E97C61" w:rsidDel="00FE5AA0">
              <w:rPr>
                <w:rFonts w:ascii="Times New Roman" w:eastAsia="STHupo" w:hAnsi="Times New Roman" w:cs="Times New Roman"/>
                <w:noProof/>
              </w:rPr>
              <w:delText>(R Core Team, 2013)</w:delText>
            </w:r>
            <w:r w:rsidR="00C312DA" w:rsidRPr="00E97C61" w:rsidDel="00FE5AA0">
              <w:rPr>
                <w:rFonts w:ascii="Times New Roman" w:eastAsia="STHupo" w:hAnsi="Times New Roman" w:cs="Times New Roman"/>
                <w:rPrChange w:id="479" w:author="Zach Lessig" w:date="2019-02-08T12:55:00Z">
                  <w:rPr>
                    <w:rFonts w:ascii="Times New Roman" w:eastAsia="STHupo" w:hAnsi="Times New Roman" w:cs="Times New Roman"/>
                  </w:rPr>
                </w:rPrChange>
              </w:rPr>
              <w:fldChar w:fldCharType="end"/>
            </w:r>
          </w:del>
          <w:customXmlDelRangeStart w:id="480" w:author="Zach Lessig" w:date="2019-01-29T10:51:00Z"/>
        </w:sdtContent>
      </w:sdt>
      <w:customXmlDelRangeEnd w:id="480"/>
      <w:del w:id="481" w:author="Zach Lessig" w:date="2019-01-29T10:51:00Z">
        <w:r w:rsidR="00E135C0" w:rsidRPr="00E97C61" w:rsidDel="00FE5AA0">
          <w:rPr>
            <w:rFonts w:ascii="Times New Roman" w:eastAsia="STHupo" w:hAnsi="Times New Roman" w:cs="Times New Roman"/>
          </w:rPr>
          <w:delText xml:space="preserve"> </w:delText>
        </w:r>
      </w:del>
      <w:del w:id="482" w:author="Zach Lessig" w:date="2019-01-29T10:52:00Z">
        <w:r w:rsidR="00E135C0" w:rsidRPr="00E97C61" w:rsidDel="00FE5AA0">
          <w:rPr>
            <w:rFonts w:ascii="Times New Roman" w:eastAsia="STHupo" w:hAnsi="Times New Roman" w:cs="Times New Roman"/>
          </w:rPr>
          <w:delText xml:space="preserve">and a supplemental R script from </w:delText>
        </w:r>
        <w:r w:rsidR="00E135C0" w:rsidRPr="00E97C61" w:rsidDel="00FE5AA0">
          <w:rPr>
            <w:rFonts w:ascii="Times New Roman" w:eastAsia="STHupo" w:hAnsi="Times New Roman" w:cs="Times New Roman"/>
            <w:noProof/>
          </w:rPr>
          <w:delText>Lamberti &amp; Hauer (2017)</w:delText>
        </w:r>
      </w:del>
      <w:r w:rsidR="00E135C0" w:rsidRPr="00E97C61">
        <w:rPr>
          <w:rFonts w:ascii="Times New Roman" w:eastAsia="STHupo" w:hAnsi="Times New Roman" w:cs="Times New Roman"/>
          <w:noProof/>
        </w:rPr>
        <w:t xml:space="preserve">.  </w:t>
      </w:r>
      <w:r w:rsidR="00E73A40" w:rsidRPr="00E97C61">
        <w:rPr>
          <w:rFonts w:ascii="Times New Roman" w:eastAsia="STHupo" w:hAnsi="Times New Roman" w:cs="Times New Roman"/>
          <w:noProof/>
        </w:rPr>
        <w:t>Additional data needed to complete the calculation include</w:t>
      </w:r>
      <w:r w:rsidR="00876AB8" w:rsidRPr="00E97C61">
        <w:rPr>
          <w:rFonts w:ascii="Times New Roman" w:eastAsia="STHupo" w:hAnsi="Times New Roman" w:cs="Times New Roman"/>
          <w:noProof/>
        </w:rPr>
        <w:t>d</w:t>
      </w:r>
      <w:r w:rsidR="00E73A40" w:rsidRPr="00E97C61">
        <w:rPr>
          <w:rFonts w:ascii="Times New Roman" w:eastAsia="STHupo" w:hAnsi="Times New Roman" w:cs="Times New Roman"/>
          <w:noProof/>
        </w:rPr>
        <w:t xml:space="preserve"> </w:t>
      </w:r>
      <w:ins w:id="483" w:author="Zach Lessig" w:date="2019-01-29T11:13:00Z">
        <w:r w:rsidR="00215F08" w:rsidRPr="00E97C61">
          <w:rPr>
            <w:rFonts w:ascii="Times New Roman" w:eastAsia="STHupo" w:hAnsi="Times New Roman" w:cs="Times New Roman"/>
            <w:noProof/>
          </w:rPr>
          <w:t xml:space="preserve">barometric pressure calculated from elevation using the same R script, </w:t>
        </w:r>
      </w:ins>
      <w:ins w:id="484" w:author="Zach Lessig" w:date="2019-01-29T11:12:00Z">
        <w:r w:rsidR="00B82A2F" w:rsidRPr="00E97C61">
          <w:rPr>
            <w:rFonts w:ascii="Times New Roman" w:eastAsia="STHupo" w:hAnsi="Times New Roman" w:cs="Times New Roman"/>
            <w:noProof/>
          </w:rPr>
          <w:t xml:space="preserve">stream </w:t>
        </w:r>
      </w:ins>
      <w:r w:rsidR="00E671EE" w:rsidRPr="00E97C61">
        <w:rPr>
          <w:rFonts w:ascii="Times New Roman" w:eastAsia="STHupo" w:hAnsi="Times New Roman" w:cs="Times New Roman"/>
          <w:noProof/>
        </w:rPr>
        <w:t>depth</w:t>
      </w:r>
      <w:ins w:id="485" w:author="Clay Arango" w:date="2019-01-23T11:58:00Z">
        <w:r w:rsidR="00561869" w:rsidRPr="00E97C61">
          <w:rPr>
            <w:rFonts w:ascii="Times New Roman" w:eastAsia="STHupo" w:hAnsi="Times New Roman" w:cs="Times New Roman"/>
            <w:noProof/>
          </w:rPr>
          <w:t xml:space="preserve"> obtained from flow measurement</w:t>
        </w:r>
      </w:ins>
      <w:ins w:id="486" w:author="Zach Lessig" w:date="2019-01-29T11:14:00Z">
        <w:r w:rsidR="00215F08" w:rsidRPr="00E97C61">
          <w:rPr>
            <w:rFonts w:ascii="Times New Roman" w:eastAsia="STHupo" w:hAnsi="Times New Roman" w:cs="Times New Roman"/>
            <w:noProof/>
          </w:rPr>
          <w:t>s a</w:t>
        </w:r>
      </w:ins>
      <w:ins w:id="487" w:author="Clay Arango" w:date="2019-01-23T11:58:00Z">
        <w:del w:id="488" w:author="Zach Lessig" w:date="2019-01-29T11:14:00Z">
          <w:r w:rsidR="00561869" w:rsidRPr="00E97C61" w:rsidDel="00215F08">
            <w:rPr>
              <w:rFonts w:ascii="Times New Roman" w:eastAsia="STHupo" w:hAnsi="Times New Roman" w:cs="Times New Roman"/>
              <w:noProof/>
            </w:rPr>
            <w:delText>s</w:delText>
          </w:r>
        </w:del>
      </w:ins>
      <w:del w:id="489" w:author="Zach Lessig" w:date="2019-01-29T11:14:00Z">
        <w:r w:rsidR="00E671EE" w:rsidRPr="00E97C61" w:rsidDel="00215F08">
          <w:rPr>
            <w:rFonts w:ascii="Times New Roman" w:eastAsia="STHupo" w:hAnsi="Times New Roman" w:cs="Times New Roman"/>
            <w:noProof/>
          </w:rPr>
          <w:delText xml:space="preserve">, </w:delText>
        </w:r>
      </w:del>
      <w:del w:id="490" w:author="Zach Lessig" w:date="2019-01-29T11:13:00Z">
        <w:r w:rsidR="00E671EE" w:rsidRPr="00E97C61" w:rsidDel="00215F08">
          <w:rPr>
            <w:rFonts w:ascii="Times New Roman" w:eastAsia="STHupo" w:hAnsi="Times New Roman" w:cs="Times New Roman"/>
            <w:noProof/>
          </w:rPr>
          <w:delText xml:space="preserve">barometric pressure </w:delText>
        </w:r>
      </w:del>
      <w:ins w:id="491" w:author="Clay Arango" w:date="2019-01-23T11:58:00Z">
        <w:del w:id="492" w:author="Zach Lessig" w:date="2019-01-29T11:13:00Z">
          <w:r w:rsidR="00561869" w:rsidRPr="00E97C61" w:rsidDel="00215F08">
            <w:rPr>
              <w:rFonts w:ascii="Times New Roman" w:eastAsia="STHupo" w:hAnsi="Times New Roman" w:cs="Times New Roman"/>
              <w:noProof/>
            </w:rPr>
            <w:delText xml:space="preserve">obtained from </w:delText>
          </w:r>
        </w:del>
        <w:del w:id="493" w:author="Zach Lessig" w:date="2019-01-29T11:12:00Z">
          <w:r w:rsidR="00561869" w:rsidRPr="00E97C61" w:rsidDel="00420A49">
            <w:rPr>
              <w:rFonts w:ascii="Times New Roman" w:eastAsia="STHupo" w:hAnsi="Times New Roman" w:cs="Times New Roman"/>
              <w:noProof/>
            </w:rPr>
            <w:delText>XXX</w:delText>
          </w:r>
        </w:del>
        <w:del w:id="494" w:author="Zach Lessig" w:date="2019-01-29T11:13:00Z">
          <w:r w:rsidR="00561869" w:rsidRPr="00E97C61" w:rsidDel="00215F08">
            <w:rPr>
              <w:rFonts w:ascii="Times New Roman" w:eastAsia="STHupo" w:hAnsi="Times New Roman" w:cs="Times New Roman"/>
              <w:noProof/>
            </w:rPr>
            <w:delText xml:space="preserve">, </w:delText>
          </w:r>
        </w:del>
      </w:ins>
      <w:del w:id="495" w:author="Zach Lessig" w:date="2019-01-29T11:14:00Z">
        <w:r w:rsidR="00E671EE" w:rsidRPr="00E97C61" w:rsidDel="00215F08">
          <w:rPr>
            <w:rFonts w:ascii="Times New Roman" w:eastAsia="STHupo" w:hAnsi="Times New Roman" w:cs="Times New Roman"/>
            <w:noProof/>
          </w:rPr>
          <w:delText>a</w:delText>
        </w:r>
      </w:del>
      <w:r w:rsidR="00E671EE" w:rsidRPr="00E97C61">
        <w:rPr>
          <w:rFonts w:ascii="Times New Roman" w:eastAsia="STHupo" w:hAnsi="Times New Roman" w:cs="Times New Roman"/>
          <w:noProof/>
        </w:rPr>
        <w:t xml:space="preserve">nd the </w:t>
      </w:r>
      <w:ins w:id="496" w:author="Clay Arango" w:date="2019-01-23T11:59:00Z">
        <w:r w:rsidR="00561869" w:rsidRPr="00E97C61">
          <w:rPr>
            <w:rFonts w:ascii="Times New Roman" w:eastAsia="STHupo" w:hAnsi="Times New Roman" w:cs="Times New Roman"/>
            <w:noProof/>
          </w:rPr>
          <w:t xml:space="preserve">air-water </w:t>
        </w:r>
      </w:ins>
      <w:ins w:id="497" w:author="Zach Lessig" w:date="2019-01-29T11:15:00Z">
        <w:r w:rsidR="00215F08" w:rsidRPr="00E97C61">
          <w:rPr>
            <w:rFonts w:ascii="Times New Roman" w:eastAsia="STHupo" w:hAnsi="Times New Roman" w:cs="Times New Roman"/>
            <w:noProof/>
          </w:rPr>
          <w:t xml:space="preserve">general </w:t>
        </w:r>
      </w:ins>
      <w:del w:id="498" w:author="Clay Arango" w:date="2019-01-23T11:59:00Z">
        <w:r w:rsidR="00E671EE" w:rsidRPr="00E97C61" w:rsidDel="00561869">
          <w:rPr>
            <w:rFonts w:ascii="Times New Roman" w:eastAsia="STHupo" w:hAnsi="Times New Roman" w:cs="Times New Roman"/>
            <w:noProof/>
          </w:rPr>
          <w:delText xml:space="preserve">rate of </w:delText>
        </w:r>
      </w:del>
      <w:r w:rsidR="00E671EE" w:rsidRPr="00E97C61">
        <w:rPr>
          <w:rFonts w:ascii="Times New Roman" w:eastAsia="STHupo" w:hAnsi="Times New Roman" w:cs="Times New Roman"/>
          <w:noProof/>
        </w:rPr>
        <w:t>gas exchange</w:t>
      </w:r>
      <w:r w:rsidR="00876AB8" w:rsidRPr="00E97C61">
        <w:rPr>
          <w:rFonts w:ascii="Times New Roman" w:eastAsia="STHupo" w:hAnsi="Times New Roman" w:cs="Times New Roman"/>
          <w:noProof/>
        </w:rPr>
        <w:t xml:space="preserve"> </w:t>
      </w:r>
      <w:ins w:id="499" w:author="Clay Arango" w:date="2019-01-23T11:59:00Z">
        <w:r w:rsidR="00561869" w:rsidRPr="00E97C61">
          <w:rPr>
            <w:rFonts w:ascii="Times New Roman" w:eastAsia="STHupo" w:hAnsi="Times New Roman" w:cs="Times New Roman"/>
            <w:noProof/>
          </w:rPr>
          <w:t xml:space="preserve">rate </w:t>
        </w:r>
      </w:ins>
      <w:ins w:id="500" w:author="Zach Lessig" w:date="2019-01-29T11:18:00Z">
        <w:r w:rsidR="00215F08" w:rsidRPr="00E97C61">
          <w:rPr>
            <w:rFonts w:ascii="Times New Roman" w:eastAsia="STHupo" w:hAnsi="Times New Roman" w:cs="Times New Roman"/>
            <w:noProof/>
          </w:rPr>
          <w:t>(K600)</w:t>
        </w:r>
      </w:ins>
      <w:ins w:id="501" w:author="Zach Lessig" w:date="2019-01-29T11:36:00Z">
        <w:r w:rsidR="00F71DE9" w:rsidRPr="00E97C61">
          <w:rPr>
            <w:rFonts w:ascii="Times New Roman" w:eastAsia="STHupo" w:hAnsi="Times New Roman" w:cs="Times New Roman"/>
            <w:noProof/>
          </w:rPr>
          <w:t xml:space="preserve"> explained below</w:t>
        </w:r>
      </w:ins>
      <w:del w:id="502" w:author="Clay Arango" w:date="2019-01-23T11:59:00Z">
        <w:r w:rsidR="00876AB8" w:rsidRPr="00E97C61" w:rsidDel="00561869">
          <w:rPr>
            <w:rFonts w:ascii="Times New Roman" w:eastAsia="STHupo" w:hAnsi="Times New Roman" w:cs="Times New Roman"/>
            <w:noProof/>
          </w:rPr>
          <w:delText>between the air and water</w:delText>
        </w:r>
      </w:del>
      <w:r w:rsidR="00876AB8" w:rsidRPr="00E97C61">
        <w:rPr>
          <w:rFonts w:ascii="Times New Roman" w:eastAsia="STHupo" w:hAnsi="Times New Roman" w:cs="Times New Roman"/>
          <w:noProof/>
        </w:rPr>
        <w:t xml:space="preserve">.  </w:t>
      </w:r>
    </w:p>
    <w:p w14:paraId="6832CF28" w14:textId="3B5671FC" w:rsidR="00DA0E24" w:rsidRPr="00E97C61" w:rsidRDefault="00F71DE9">
      <w:pPr>
        <w:spacing w:line="480" w:lineRule="auto"/>
        <w:rPr>
          <w:ins w:id="503" w:author="Zach Lessig" w:date="2019-01-29T13:10:00Z"/>
          <w:rFonts w:ascii="Times New Roman" w:eastAsia="STHupo" w:hAnsi="Times New Roman" w:cs="Times New Roman"/>
          <w:noProof/>
        </w:rPr>
      </w:pPr>
      <w:ins w:id="504" w:author="Zach Lessig" w:date="2019-01-29T11:35:00Z">
        <w:r w:rsidRPr="00E97C61">
          <w:rPr>
            <w:rFonts w:ascii="Times New Roman" w:eastAsia="STHupo" w:hAnsi="Times New Roman" w:cs="Times New Roman"/>
            <w:noProof/>
          </w:rPr>
          <w:tab/>
        </w:r>
      </w:ins>
      <w:ins w:id="505" w:author="Zach Lessig" w:date="2019-01-29T12:49:00Z">
        <w:r w:rsidR="00EC5B05" w:rsidRPr="00E97C61">
          <w:rPr>
            <w:rFonts w:ascii="Times New Roman" w:eastAsia="STHupo" w:hAnsi="Times New Roman" w:cs="Times New Roman"/>
            <w:noProof/>
          </w:rPr>
          <w:t xml:space="preserve">  Included in the R script is the option to </w:t>
        </w:r>
      </w:ins>
      <w:ins w:id="506" w:author="Zach Lessig" w:date="2019-01-29T12:52:00Z">
        <w:r w:rsidR="00EC5B05" w:rsidRPr="00E97C61">
          <w:rPr>
            <w:rFonts w:ascii="Times New Roman" w:eastAsia="STHupo" w:hAnsi="Times New Roman" w:cs="Times New Roman"/>
            <w:noProof/>
          </w:rPr>
          <w:t>estimate</w:t>
        </w:r>
      </w:ins>
      <w:ins w:id="507" w:author="Zach Lessig" w:date="2019-01-29T12:55:00Z">
        <w:r w:rsidR="00EC5B05" w:rsidRPr="00E97C61">
          <w:rPr>
            <w:rFonts w:ascii="Times New Roman" w:eastAsia="STHupo" w:hAnsi="Times New Roman" w:cs="Times New Roman"/>
            <w:noProof/>
          </w:rPr>
          <w:t xml:space="preserve"> </w:t>
        </w:r>
      </w:ins>
      <w:ins w:id="508" w:author="Zach Lessig" w:date="2019-01-29T13:11:00Z">
        <w:r w:rsidR="00DA0E24" w:rsidRPr="00E97C61">
          <w:rPr>
            <w:rFonts w:ascii="Times New Roman" w:eastAsia="STHupo" w:hAnsi="Times New Roman" w:cs="Times New Roman"/>
            <w:noProof/>
          </w:rPr>
          <w:t xml:space="preserve">metabolism e.g. </w:t>
        </w:r>
      </w:ins>
      <w:ins w:id="509" w:author="Zach Lessig" w:date="2019-01-29T12:55:00Z">
        <w:r w:rsidR="00EC5B05" w:rsidRPr="00E97C61">
          <w:rPr>
            <w:rFonts w:ascii="Times New Roman" w:eastAsia="STHupo" w:hAnsi="Times New Roman" w:cs="Times New Roman"/>
            <w:noProof/>
          </w:rPr>
          <w:t>gross primary production (GPP), ecosystem respiration (ER) and</w:t>
        </w:r>
      </w:ins>
      <w:ins w:id="510" w:author="Zach Lessig" w:date="2019-01-29T12:52:00Z">
        <w:r w:rsidR="00EC5B05" w:rsidRPr="00E97C61">
          <w:rPr>
            <w:rFonts w:ascii="Times New Roman" w:eastAsia="STHupo" w:hAnsi="Times New Roman" w:cs="Times New Roman"/>
            <w:noProof/>
          </w:rPr>
          <w:t xml:space="preserve"> K600 directly from the oxygen</w:t>
        </w:r>
      </w:ins>
      <w:ins w:id="511" w:author="Zach Lessig" w:date="2019-01-29T12:53:00Z">
        <w:r w:rsidR="00EC5B05" w:rsidRPr="00E97C61">
          <w:rPr>
            <w:rFonts w:ascii="Times New Roman" w:eastAsia="STHupo" w:hAnsi="Times New Roman" w:cs="Times New Roman"/>
            <w:noProof/>
          </w:rPr>
          <w:t>,</w:t>
        </w:r>
      </w:ins>
      <w:ins w:id="512" w:author="Zach Lessig" w:date="2019-01-29T12:52:00Z">
        <w:r w:rsidR="00EC5B05" w:rsidRPr="00E97C61">
          <w:rPr>
            <w:rFonts w:ascii="Times New Roman" w:eastAsia="STHupo" w:hAnsi="Times New Roman" w:cs="Times New Roman"/>
            <w:noProof/>
          </w:rPr>
          <w:t xml:space="preserve"> </w:t>
        </w:r>
      </w:ins>
      <w:ins w:id="513" w:author="Zach Lessig" w:date="2019-01-29T12:53:00Z">
        <w:r w:rsidR="00EC5B05" w:rsidRPr="00E97C61">
          <w:rPr>
            <w:rFonts w:ascii="Times New Roman" w:eastAsia="STHupo" w:hAnsi="Times New Roman" w:cs="Times New Roman"/>
            <w:noProof/>
          </w:rPr>
          <w:t xml:space="preserve">temperature and </w:t>
        </w:r>
      </w:ins>
      <w:ins w:id="514" w:author="Zach Lessig" w:date="2019-01-29T12:52:00Z">
        <w:r w:rsidR="00EC5B05" w:rsidRPr="00E97C61">
          <w:rPr>
            <w:rFonts w:ascii="Times New Roman" w:eastAsia="STHupo" w:hAnsi="Times New Roman" w:cs="Times New Roman"/>
            <w:noProof/>
          </w:rPr>
          <w:t>light</w:t>
        </w:r>
      </w:ins>
      <w:ins w:id="515" w:author="Zach Lessig" w:date="2019-01-29T12:53:00Z">
        <w:r w:rsidR="00EC5B05" w:rsidRPr="00E97C61">
          <w:rPr>
            <w:rFonts w:ascii="Times New Roman" w:eastAsia="STHupo" w:hAnsi="Times New Roman" w:cs="Times New Roman"/>
            <w:noProof/>
          </w:rPr>
          <w:t xml:space="preserve"> data which works well for low gradient high </w:t>
        </w:r>
      </w:ins>
      <w:ins w:id="516" w:author="Zach Lessig" w:date="2019-01-29T12:56:00Z">
        <w:r w:rsidR="00EC5B05" w:rsidRPr="00E97C61">
          <w:rPr>
            <w:rFonts w:ascii="Times New Roman" w:eastAsia="STHupo" w:hAnsi="Times New Roman" w:cs="Times New Roman"/>
            <w:noProof/>
          </w:rPr>
          <w:t xml:space="preserve">GPP streams </w:t>
        </w:r>
      </w:ins>
      <w:customXmlInsRangeStart w:id="517" w:author="Zach Lessig" w:date="2019-01-29T12:57:00Z"/>
      <w:sdt>
        <w:sdtPr>
          <w:rPr>
            <w:rFonts w:ascii="Times New Roman" w:eastAsia="STHupo" w:hAnsi="Times New Roman" w:cs="Times New Roman"/>
            <w:noProof/>
          </w:rPr>
          <w:id w:val="1326632355"/>
          <w:citation/>
        </w:sdtPr>
        <w:sdtEndPr/>
        <w:sdtContent>
          <w:customXmlInsRangeEnd w:id="517"/>
          <w:ins w:id="518" w:author="Zach Lessig" w:date="2019-01-29T12:57:00Z">
            <w:r w:rsidR="00EC5B05" w:rsidRPr="00E97C61">
              <w:rPr>
                <w:rFonts w:ascii="Times New Roman" w:eastAsia="STHupo" w:hAnsi="Times New Roman" w:cs="Times New Roman"/>
                <w:noProof/>
                <w:rPrChange w:id="519" w:author="Zach Lessig" w:date="2019-02-08T12:55:00Z">
                  <w:rPr>
                    <w:rFonts w:ascii="Times New Roman" w:eastAsia="STHupo" w:hAnsi="Times New Roman" w:cs="Times New Roman"/>
                    <w:noProof/>
                  </w:rPr>
                </w:rPrChange>
              </w:rPr>
              <w:fldChar w:fldCharType="begin"/>
            </w:r>
            <w:r w:rsidR="00EC5B05" w:rsidRPr="00E97C61">
              <w:rPr>
                <w:rFonts w:ascii="Times New Roman" w:eastAsia="STHupo" w:hAnsi="Times New Roman" w:cs="Times New Roman"/>
                <w:noProof/>
              </w:rPr>
              <w:instrText xml:space="preserve"> CITATION Hal18 \l 1033 </w:instrText>
            </w:r>
          </w:ins>
          <w:r w:rsidR="00EC5B05" w:rsidRPr="00E97C61">
            <w:rPr>
              <w:rFonts w:ascii="Times New Roman" w:eastAsia="STHupo" w:hAnsi="Times New Roman" w:cs="Times New Roman"/>
              <w:noProof/>
              <w:rPrChange w:id="520" w:author="Zach Lessig" w:date="2019-02-08T12:55:00Z">
                <w:rPr>
                  <w:rFonts w:ascii="Times New Roman" w:eastAsia="STHupo" w:hAnsi="Times New Roman" w:cs="Times New Roman"/>
                  <w:noProof/>
                </w:rPr>
              </w:rPrChange>
            </w:rPr>
            <w:fldChar w:fldCharType="separate"/>
          </w:r>
          <w:ins w:id="521" w:author="Zach Lessig" w:date="2019-01-29T12:57:00Z">
            <w:r w:rsidR="00EC5B05" w:rsidRPr="00E97C61">
              <w:rPr>
                <w:rFonts w:ascii="Times New Roman" w:eastAsia="STHupo" w:hAnsi="Times New Roman" w:cs="Times New Roman"/>
                <w:noProof/>
                <w:rPrChange w:id="522" w:author="Zach Lessig" w:date="2019-02-08T12:55:00Z">
                  <w:rPr/>
                </w:rPrChange>
              </w:rPr>
              <w:t>(Hall Jr. &amp; Madinger, 2018)</w:t>
            </w:r>
            <w:r w:rsidR="00EC5B05" w:rsidRPr="00E97C61">
              <w:rPr>
                <w:rFonts w:ascii="Times New Roman" w:eastAsia="STHupo" w:hAnsi="Times New Roman" w:cs="Times New Roman"/>
                <w:noProof/>
                <w:rPrChange w:id="523" w:author="Zach Lessig" w:date="2019-02-08T12:55:00Z">
                  <w:rPr>
                    <w:rFonts w:ascii="Times New Roman" w:eastAsia="STHupo" w:hAnsi="Times New Roman" w:cs="Times New Roman"/>
                    <w:noProof/>
                  </w:rPr>
                </w:rPrChange>
              </w:rPr>
              <w:fldChar w:fldCharType="end"/>
            </w:r>
          </w:ins>
          <w:customXmlInsRangeStart w:id="524" w:author="Zach Lessig" w:date="2019-01-29T12:57:00Z"/>
        </w:sdtContent>
      </w:sdt>
      <w:customXmlInsRangeEnd w:id="524"/>
      <w:ins w:id="525" w:author="Zach Lessig" w:date="2019-01-29T15:37:00Z">
        <w:r w:rsidR="00523790" w:rsidRPr="00E97C61">
          <w:rPr>
            <w:rFonts w:ascii="Times New Roman" w:eastAsia="STHupo" w:hAnsi="Times New Roman" w:cs="Times New Roman"/>
            <w:noProof/>
          </w:rPr>
          <w:t xml:space="preserve"> where K600 is considered a </w:t>
        </w:r>
      </w:ins>
      <w:ins w:id="526" w:author="Zach Lessig" w:date="2019-01-29T15:38:00Z">
        <w:r w:rsidR="00523790" w:rsidRPr="00E97C61">
          <w:rPr>
            <w:rFonts w:ascii="Times New Roman" w:eastAsia="STHupo" w:hAnsi="Times New Roman" w:cs="Times New Roman"/>
            <w:noProof/>
          </w:rPr>
          <w:t>free parameter</w:t>
        </w:r>
      </w:ins>
      <w:ins w:id="527" w:author="Zach Lessig" w:date="2019-01-29T12:56:00Z">
        <w:r w:rsidR="00EC5B05" w:rsidRPr="00E97C61">
          <w:rPr>
            <w:rFonts w:ascii="Times New Roman" w:eastAsia="STHupo" w:hAnsi="Times New Roman" w:cs="Times New Roman"/>
            <w:noProof/>
          </w:rPr>
          <w:t>.</w:t>
        </w:r>
      </w:ins>
      <w:ins w:id="528" w:author="Zach Lessig" w:date="2019-01-29T12:58:00Z">
        <w:r w:rsidR="00EA3A64" w:rsidRPr="00E97C61">
          <w:rPr>
            <w:rFonts w:ascii="Times New Roman" w:eastAsia="STHupo" w:hAnsi="Times New Roman" w:cs="Times New Roman"/>
            <w:noProof/>
          </w:rPr>
          <w:t xml:space="preserve">  Another option is to supply a K600 value and use the model to estimate only GPP and ER.</w:t>
        </w:r>
      </w:ins>
      <w:ins w:id="529" w:author="Zach Lessig" w:date="2019-01-29T13:01:00Z">
        <w:r w:rsidR="00C06B71" w:rsidRPr="00E97C61">
          <w:rPr>
            <w:rFonts w:ascii="Times New Roman" w:eastAsia="STHupo" w:hAnsi="Times New Roman" w:cs="Times New Roman"/>
            <w:noProof/>
          </w:rPr>
          <w:t xml:space="preserve">  </w:t>
        </w:r>
        <w:r w:rsidR="00EA3A64" w:rsidRPr="00E97C61">
          <w:rPr>
            <w:rFonts w:ascii="Times New Roman" w:eastAsia="STHupo" w:hAnsi="Times New Roman" w:cs="Times New Roman"/>
            <w:noProof/>
          </w:rPr>
          <w:t xml:space="preserve">It is recommended </w:t>
        </w:r>
        <w:r w:rsidR="00EA3A64" w:rsidRPr="00E97C61">
          <w:rPr>
            <w:rFonts w:ascii="Times New Roman" w:eastAsia="STHupo" w:hAnsi="Times New Roman" w:cs="Times New Roman"/>
            <w:noProof/>
          </w:rPr>
          <w:lastRenderedPageBreak/>
          <w:t xml:space="preserve">that in headwater streams this method is used where the </w:t>
        </w:r>
      </w:ins>
      <w:ins w:id="530" w:author="Zach Lessig" w:date="2019-01-29T13:05:00Z">
        <w:r w:rsidR="00EA3A64" w:rsidRPr="00E97C61">
          <w:rPr>
            <w:rFonts w:ascii="Times New Roman" w:eastAsia="STHupo" w:hAnsi="Times New Roman" w:cs="Times New Roman"/>
            <w:noProof/>
          </w:rPr>
          <w:t xml:space="preserve">K600 is </w:t>
        </w:r>
      </w:ins>
      <w:ins w:id="531" w:author="Zach Lessig" w:date="2019-01-29T13:01:00Z">
        <w:r w:rsidR="00EA3A64" w:rsidRPr="00E97C61">
          <w:rPr>
            <w:rFonts w:ascii="Times New Roman" w:eastAsia="STHupo" w:hAnsi="Times New Roman" w:cs="Times New Roman"/>
            <w:noProof/>
          </w:rPr>
          <w:t xml:space="preserve">measured using tracer gas additions </w:t>
        </w:r>
        <w:r w:rsidR="00EA3A64" w:rsidRPr="00E97C61">
          <w:rPr>
            <w:rFonts w:ascii="Times New Roman" w:eastAsia="STHupo" w:hAnsi="Times New Roman" w:cs="Times New Roman"/>
          </w:rPr>
          <w:t>(</w:t>
        </w:r>
        <w:proofErr w:type="spellStart"/>
        <w:r w:rsidR="00EA3A64" w:rsidRPr="00E97C61">
          <w:rPr>
            <w:rFonts w:ascii="Times New Roman" w:eastAsia="STHupo" w:hAnsi="Times New Roman" w:cs="Times New Roman"/>
            <w:noProof/>
          </w:rPr>
          <w:t>Lamberti</w:t>
        </w:r>
        <w:proofErr w:type="spellEnd"/>
        <w:r w:rsidR="00EA3A64" w:rsidRPr="00E97C61">
          <w:rPr>
            <w:rFonts w:ascii="Times New Roman" w:eastAsia="STHupo" w:hAnsi="Times New Roman" w:cs="Times New Roman"/>
            <w:noProof/>
          </w:rPr>
          <w:t xml:space="preserve"> &amp; Hauer, 2017).  I did not have the tra</w:t>
        </w:r>
      </w:ins>
      <w:ins w:id="532" w:author="Zach Lessig" w:date="2019-01-29T13:07:00Z">
        <w:r w:rsidR="00EA3A64" w:rsidRPr="00E97C61">
          <w:rPr>
            <w:rFonts w:ascii="Times New Roman" w:eastAsia="STHupo" w:hAnsi="Times New Roman" w:cs="Times New Roman"/>
            <w:noProof/>
          </w:rPr>
          <w:t xml:space="preserve">cer gas </w:t>
        </w:r>
      </w:ins>
      <w:ins w:id="533" w:author="Zach Lessig" w:date="2019-01-29T13:01:00Z">
        <w:r w:rsidR="00EA3A64" w:rsidRPr="00E97C61">
          <w:rPr>
            <w:rFonts w:ascii="Times New Roman" w:eastAsia="STHupo" w:hAnsi="Times New Roman" w:cs="Times New Roman"/>
            <w:noProof/>
          </w:rPr>
          <w:t>method available to me so I investigated alternative methods</w:t>
        </w:r>
      </w:ins>
      <w:ins w:id="534" w:author="Zach Lessig" w:date="2019-01-29T13:05:00Z">
        <w:r w:rsidR="00EA3A64" w:rsidRPr="00E97C61">
          <w:rPr>
            <w:rFonts w:ascii="Times New Roman" w:eastAsia="STHupo" w:hAnsi="Times New Roman" w:cs="Times New Roman"/>
            <w:noProof/>
          </w:rPr>
          <w:t xml:space="preserve"> of deriving a K600</w:t>
        </w:r>
      </w:ins>
      <w:ins w:id="535" w:author="Zach Lessig" w:date="2019-01-29T13:01:00Z">
        <w:r w:rsidR="00EA3A64" w:rsidRPr="00E97C61">
          <w:rPr>
            <w:rFonts w:ascii="Times New Roman" w:eastAsia="STHupo" w:hAnsi="Times New Roman" w:cs="Times New Roman"/>
            <w:noProof/>
          </w:rPr>
          <w:t>.</w:t>
        </w:r>
      </w:ins>
      <w:ins w:id="536" w:author="Zach Lessig" w:date="2019-01-29T13:08:00Z">
        <w:r w:rsidR="00EA3A64" w:rsidRPr="00E97C61">
          <w:rPr>
            <w:rFonts w:ascii="Times New Roman" w:eastAsia="STHupo" w:hAnsi="Times New Roman" w:cs="Times New Roman"/>
            <w:noProof/>
          </w:rPr>
          <w:t xml:space="preserve">  </w:t>
        </w:r>
      </w:ins>
    </w:p>
    <w:p w14:paraId="69B9D554" w14:textId="1090CB0B" w:rsidR="009C43B4" w:rsidRPr="00E97C61" w:rsidRDefault="00DA0E24">
      <w:pPr>
        <w:spacing w:line="480" w:lineRule="auto"/>
        <w:ind w:firstLine="720"/>
        <w:rPr>
          <w:ins w:id="537" w:author="Zach Lessig" w:date="2019-01-29T14:21:00Z"/>
          <w:rFonts w:ascii="Times New Roman" w:eastAsia="STHupo" w:hAnsi="Times New Roman" w:cs="Times New Roman"/>
        </w:rPr>
        <w:pPrChange w:id="538" w:author="Zach Lessig" w:date="2019-02-08T12:56:00Z">
          <w:pPr>
            <w:spacing w:line="480" w:lineRule="auto"/>
            <w:jc w:val="center"/>
          </w:pPr>
        </w:pPrChange>
      </w:pPr>
      <w:ins w:id="539" w:author="Zach Lessig" w:date="2019-01-29T13:10:00Z">
        <w:r w:rsidRPr="00E97C61">
          <w:rPr>
            <w:rFonts w:ascii="Times New Roman" w:eastAsia="STHupo" w:hAnsi="Times New Roman" w:cs="Times New Roman"/>
            <w:noProof/>
          </w:rPr>
          <w:t xml:space="preserve">One method </w:t>
        </w:r>
      </w:ins>
      <w:ins w:id="540" w:author="Zach Lessig" w:date="2019-01-29T13:11:00Z">
        <w:r w:rsidRPr="00E97C61">
          <w:rPr>
            <w:rFonts w:ascii="Times New Roman" w:eastAsia="STHupo" w:hAnsi="Times New Roman" w:cs="Times New Roman"/>
            <w:noProof/>
          </w:rPr>
          <w:t xml:space="preserve">I investigated for </w:t>
        </w:r>
      </w:ins>
      <w:ins w:id="541" w:author="Zach Lessig" w:date="2019-01-29T13:12:00Z">
        <w:r w:rsidRPr="00E97C61">
          <w:rPr>
            <w:rFonts w:ascii="Times New Roman" w:eastAsia="STHupo" w:hAnsi="Times New Roman" w:cs="Times New Roman"/>
            <w:noProof/>
          </w:rPr>
          <w:t>deriving K600 involved running the model with the option to estimate both metabolism and K600</w:t>
        </w:r>
      </w:ins>
      <w:ins w:id="542" w:author="Zach Lessig" w:date="2019-01-29T13:16:00Z">
        <w:r w:rsidRPr="00E97C61">
          <w:rPr>
            <w:rFonts w:ascii="Times New Roman" w:eastAsia="STHupo" w:hAnsi="Times New Roman" w:cs="Times New Roman"/>
            <w:noProof/>
          </w:rPr>
          <w:t xml:space="preserve"> for all samples</w:t>
        </w:r>
      </w:ins>
      <w:ins w:id="543" w:author="Zach Lessig" w:date="2019-01-29T13:14:00Z">
        <w:r w:rsidRPr="00E97C61">
          <w:rPr>
            <w:rFonts w:ascii="Times New Roman" w:eastAsia="STHupo" w:hAnsi="Times New Roman" w:cs="Times New Roman"/>
            <w:noProof/>
          </w:rPr>
          <w:t>.</w:t>
        </w:r>
      </w:ins>
      <w:ins w:id="544" w:author="Zach Lessig" w:date="2019-01-29T13:17:00Z">
        <w:r w:rsidRPr="00E97C61">
          <w:rPr>
            <w:rFonts w:ascii="Times New Roman" w:eastAsia="STHupo" w:hAnsi="Times New Roman" w:cs="Times New Roman"/>
            <w:noProof/>
          </w:rPr>
          <w:t xml:space="preserve">  From this data I </w:t>
        </w:r>
      </w:ins>
      <w:ins w:id="545" w:author="Zach Lessig" w:date="2019-01-29T13:18:00Z">
        <w:r w:rsidR="00815F52" w:rsidRPr="00E97C61">
          <w:rPr>
            <w:rFonts w:ascii="Times New Roman" w:eastAsia="STHupo" w:hAnsi="Times New Roman" w:cs="Times New Roman"/>
            <w:noProof/>
          </w:rPr>
          <w:t>ran a linear model in R of the diel oxygen data vs the modeled oxygen data and obtained an R</w:t>
        </w:r>
        <w:r w:rsidR="00815F52" w:rsidRPr="00E97C61">
          <w:rPr>
            <w:rFonts w:ascii="Times New Roman" w:eastAsia="STHupo" w:hAnsi="Times New Roman" w:cs="Times New Roman"/>
            <w:noProof/>
            <w:vertAlign w:val="superscript"/>
            <w:rPrChange w:id="546" w:author="Zach Lessig" w:date="2019-02-08T12:55:00Z">
              <w:rPr>
                <w:rFonts w:ascii="Times New Roman" w:eastAsia="STHupo" w:hAnsi="Times New Roman" w:cs="Times New Roman"/>
                <w:noProof/>
              </w:rPr>
            </w:rPrChange>
          </w:rPr>
          <w:t>2</w:t>
        </w:r>
        <w:r w:rsidR="00815F52" w:rsidRPr="00E97C61">
          <w:rPr>
            <w:rFonts w:ascii="Times New Roman" w:eastAsia="STHupo" w:hAnsi="Times New Roman" w:cs="Times New Roman"/>
            <w:noProof/>
          </w:rPr>
          <w:t xml:space="preserve"> value</w:t>
        </w:r>
      </w:ins>
      <w:ins w:id="547" w:author="Zach Lessig" w:date="2019-01-29T13:22:00Z">
        <w:r w:rsidR="00815F52" w:rsidRPr="00E97C61">
          <w:rPr>
            <w:rFonts w:ascii="Times New Roman" w:eastAsia="STHupo" w:hAnsi="Times New Roman" w:cs="Times New Roman"/>
            <w:noProof/>
          </w:rPr>
          <w:t xml:space="preserve"> for each sample</w:t>
        </w:r>
      </w:ins>
      <w:ins w:id="548" w:author="Zach Lessig" w:date="2019-01-29T13:18:00Z">
        <w:r w:rsidR="00815F52" w:rsidRPr="00E97C61">
          <w:rPr>
            <w:rFonts w:ascii="Times New Roman" w:eastAsia="STHupo" w:hAnsi="Times New Roman" w:cs="Times New Roman"/>
            <w:noProof/>
          </w:rPr>
          <w:t>.</w:t>
        </w:r>
      </w:ins>
      <w:ins w:id="549" w:author="Zach Lessig" w:date="2019-01-29T13:22:00Z">
        <w:r w:rsidR="008D374A" w:rsidRPr="00E97C61">
          <w:rPr>
            <w:rFonts w:ascii="Times New Roman" w:eastAsia="STHupo" w:hAnsi="Times New Roman" w:cs="Times New Roman"/>
            <w:noProof/>
          </w:rPr>
          <w:t xml:space="preserve">  </w:t>
        </w:r>
      </w:ins>
      <w:ins w:id="550" w:author="Zach Lessig" w:date="2019-01-29T13:30:00Z">
        <w:r w:rsidR="008D374A" w:rsidRPr="00E97C61">
          <w:rPr>
            <w:rFonts w:ascii="Times New Roman" w:eastAsia="STHupo" w:hAnsi="Times New Roman" w:cs="Times New Roman"/>
            <w:noProof/>
          </w:rPr>
          <w:t xml:space="preserve">From these I selected the </w:t>
        </w:r>
      </w:ins>
      <w:ins w:id="551" w:author="Zach Lessig" w:date="2019-01-29T13:26:00Z">
        <w:r w:rsidR="008D374A" w:rsidRPr="00E97C61">
          <w:rPr>
            <w:rFonts w:ascii="Times New Roman" w:eastAsia="STHupo" w:hAnsi="Times New Roman" w:cs="Times New Roman"/>
            <w:noProof/>
          </w:rPr>
          <w:t>K600</w:t>
        </w:r>
      </w:ins>
      <w:ins w:id="552" w:author="Zach Lessig" w:date="2019-01-29T13:33:00Z">
        <w:r w:rsidR="008D374A" w:rsidRPr="00E97C61">
          <w:rPr>
            <w:rFonts w:ascii="Times New Roman" w:eastAsia="STHupo" w:hAnsi="Times New Roman" w:cs="Times New Roman"/>
            <w:noProof/>
          </w:rPr>
          <w:t>’s from a</w:t>
        </w:r>
      </w:ins>
      <w:ins w:id="553" w:author="Zach Lessig" w:date="2019-01-29T13:26:00Z">
        <w:r w:rsidR="008D374A" w:rsidRPr="00E97C61">
          <w:rPr>
            <w:rFonts w:ascii="Times New Roman" w:eastAsia="STHupo" w:hAnsi="Times New Roman" w:cs="Times New Roman"/>
            <w:noProof/>
          </w:rPr>
          <w:t xml:space="preserve"> subset </w:t>
        </w:r>
      </w:ins>
      <w:ins w:id="554" w:author="Zach Lessig" w:date="2019-01-29T13:34:00Z">
        <w:r w:rsidR="008D374A" w:rsidRPr="00E97C61">
          <w:rPr>
            <w:rFonts w:ascii="Times New Roman" w:eastAsia="STHupo" w:hAnsi="Times New Roman" w:cs="Times New Roman"/>
            <w:noProof/>
          </w:rPr>
          <w:t xml:space="preserve">of the models </w:t>
        </w:r>
      </w:ins>
      <w:ins w:id="555" w:author="Zach Lessig" w:date="2019-01-29T13:26:00Z">
        <w:r w:rsidR="00815F52" w:rsidRPr="00E97C61">
          <w:rPr>
            <w:rFonts w:ascii="Times New Roman" w:eastAsia="STHupo" w:hAnsi="Times New Roman" w:cs="Times New Roman"/>
            <w:noProof/>
          </w:rPr>
          <w:t>that had</w:t>
        </w:r>
      </w:ins>
      <w:ins w:id="556" w:author="Zach Lessig" w:date="2019-01-29T13:55:00Z">
        <w:r w:rsidR="00C05D51" w:rsidRPr="00E97C61">
          <w:rPr>
            <w:rFonts w:ascii="Times New Roman" w:eastAsia="STHupo" w:hAnsi="Times New Roman" w:cs="Times New Roman"/>
            <w:noProof/>
          </w:rPr>
          <w:t xml:space="preserve"> +K600,</w:t>
        </w:r>
      </w:ins>
      <w:ins w:id="557" w:author="Zach Lessig" w:date="2019-01-29T13:26:00Z">
        <w:r w:rsidR="00815F52" w:rsidRPr="00E97C61">
          <w:rPr>
            <w:rFonts w:ascii="Times New Roman" w:eastAsia="STHupo" w:hAnsi="Times New Roman" w:cs="Times New Roman"/>
            <w:noProof/>
          </w:rPr>
          <w:t xml:space="preserve"> </w:t>
        </w:r>
      </w:ins>
      <w:ins w:id="558" w:author="Zach Lessig" w:date="2019-01-29T13:29:00Z">
        <w:r w:rsidR="00C05D51" w:rsidRPr="00E97C61">
          <w:rPr>
            <w:rFonts w:ascii="Times New Roman" w:eastAsia="STHupo" w:hAnsi="Times New Roman" w:cs="Times New Roman"/>
            <w:noProof/>
          </w:rPr>
          <w:t xml:space="preserve">+GPP, </w:t>
        </w:r>
      </w:ins>
      <w:ins w:id="559" w:author="Zach Lessig" w:date="2019-01-29T13:53:00Z">
        <w:r w:rsidR="00C05D51" w:rsidRPr="00E97C61">
          <w:rPr>
            <w:rFonts w:ascii="Times New Roman" w:eastAsia="STHupo" w:hAnsi="Times New Roman" w:cs="Times New Roman"/>
          </w:rPr>
          <w:t>–</w:t>
        </w:r>
      </w:ins>
      <w:ins w:id="560" w:author="Zach Lessig" w:date="2019-01-29T13:29:00Z">
        <w:r w:rsidR="008D374A" w:rsidRPr="00E97C61">
          <w:rPr>
            <w:rFonts w:ascii="Times New Roman" w:eastAsia="STHupo" w:hAnsi="Times New Roman" w:cs="Times New Roman"/>
            <w:noProof/>
          </w:rPr>
          <w:t>ER and R</w:t>
        </w:r>
        <w:r w:rsidR="008D374A" w:rsidRPr="00E97C61">
          <w:rPr>
            <w:rFonts w:ascii="Times New Roman" w:eastAsia="STHupo" w:hAnsi="Times New Roman" w:cs="Times New Roman"/>
            <w:noProof/>
            <w:vertAlign w:val="superscript"/>
            <w:rPrChange w:id="561" w:author="Zach Lessig" w:date="2019-02-08T12:55:00Z">
              <w:rPr>
                <w:rFonts w:ascii="Times New Roman" w:eastAsia="STHupo" w:hAnsi="Times New Roman" w:cs="Times New Roman"/>
                <w:noProof/>
              </w:rPr>
            </w:rPrChange>
          </w:rPr>
          <w:t>2</w:t>
        </w:r>
        <w:r w:rsidR="008D374A" w:rsidRPr="00E97C61">
          <w:rPr>
            <w:rFonts w:ascii="Times New Roman" w:eastAsia="STHupo" w:hAnsi="Times New Roman" w:cs="Times New Roman"/>
            <w:noProof/>
          </w:rPr>
          <w:t>&gt;</w:t>
        </w:r>
      </w:ins>
      <w:ins w:id="562" w:author="Zach Lessig" w:date="2019-01-29T13:30:00Z">
        <w:r w:rsidR="008D374A" w:rsidRPr="00E97C61">
          <w:rPr>
            <w:rFonts w:ascii="Times New Roman" w:eastAsia="STHupo" w:hAnsi="Times New Roman" w:cs="Times New Roman"/>
            <w:noProof/>
          </w:rPr>
          <w:t>0.</w:t>
        </w:r>
      </w:ins>
      <w:ins w:id="563" w:author="Zach Lessig" w:date="2019-01-29T13:29:00Z">
        <w:r w:rsidR="008D374A" w:rsidRPr="00E97C61">
          <w:rPr>
            <w:rFonts w:ascii="Times New Roman" w:eastAsia="STHupo" w:hAnsi="Times New Roman" w:cs="Times New Roman"/>
            <w:noProof/>
          </w:rPr>
          <w:t>95</w:t>
        </w:r>
      </w:ins>
      <w:ins w:id="564" w:author="Zach Lessig" w:date="2019-01-29T13:30:00Z">
        <w:r w:rsidR="008D374A" w:rsidRPr="00E97C61">
          <w:rPr>
            <w:rFonts w:ascii="Times New Roman" w:eastAsia="STHupo" w:hAnsi="Times New Roman" w:cs="Times New Roman"/>
            <w:noProof/>
          </w:rPr>
          <w:t xml:space="preserve"> </w:t>
        </w:r>
      </w:ins>
      <w:ins w:id="565" w:author="Zach Lessig" w:date="2019-01-29T13:31:00Z">
        <w:r w:rsidR="008D374A" w:rsidRPr="00E97C61">
          <w:rPr>
            <w:rFonts w:ascii="Times New Roman" w:eastAsia="STHupo" w:hAnsi="Times New Roman" w:cs="Times New Roman"/>
            <w:noProof/>
          </w:rPr>
          <w:t>to run regressions</w:t>
        </w:r>
      </w:ins>
      <w:ins w:id="566" w:author="Zach Lessig" w:date="2019-01-29T13:40:00Z">
        <w:r w:rsidR="00352DA0" w:rsidRPr="00E97C61">
          <w:rPr>
            <w:rFonts w:ascii="Times New Roman" w:eastAsia="STHupo" w:hAnsi="Times New Roman" w:cs="Times New Roman"/>
            <w:noProof/>
          </w:rPr>
          <w:t xml:space="preserve"> with</w:t>
        </w:r>
      </w:ins>
      <w:ins w:id="567" w:author="Zach Lessig" w:date="2019-01-29T13:37:00Z">
        <w:r w:rsidR="008D374A" w:rsidRPr="00E97C61">
          <w:rPr>
            <w:rFonts w:ascii="Times New Roman" w:eastAsia="STHupo" w:hAnsi="Times New Roman" w:cs="Times New Roman"/>
            <w:noProof/>
          </w:rPr>
          <w:t>.</w:t>
        </w:r>
      </w:ins>
      <w:ins w:id="568" w:author="Zach Lessig" w:date="2019-01-29T13:33:00Z">
        <w:r w:rsidR="008D374A" w:rsidRPr="00E97C61">
          <w:rPr>
            <w:rFonts w:ascii="Times New Roman" w:eastAsia="STHupo" w:hAnsi="Times New Roman" w:cs="Times New Roman"/>
            <w:noProof/>
          </w:rPr>
          <w:t xml:space="preserve"> </w:t>
        </w:r>
      </w:ins>
      <w:ins w:id="569" w:author="Zach Lessig" w:date="2019-01-29T13:37:00Z">
        <w:r w:rsidR="008D374A" w:rsidRPr="00E97C61">
          <w:rPr>
            <w:rFonts w:ascii="Times New Roman" w:eastAsia="STHupo" w:hAnsi="Times New Roman" w:cs="Times New Roman"/>
            <w:noProof/>
          </w:rPr>
          <w:t>Lamberti &amp; Hauer (2017)</w:t>
        </w:r>
        <w:r w:rsidR="008D374A" w:rsidRPr="00E97C61">
          <w:rPr>
            <w:rFonts w:ascii="Times New Roman" w:eastAsia="STHupo" w:hAnsi="Times New Roman" w:cs="Times New Roman"/>
          </w:rPr>
          <w:t xml:space="preserve"> assert that the model output is erroneou</w:t>
        </w:r>
        <w:r w:rsidR="00352DA0" w:rsidRPr="00E97C61">
          <w:rPr>
            <w:rFonts w:ascii="Times New Roman" w:eastAsia="STHupo" w:hAnsi="Times New Roman" w:cs="Times New Roman"/>
          </w:rPr>
          <w:t xml:space="preserve">s if the GPP is negative </w:t>
        </w:r>
      </w:ins>
      <w:ins w:id="570" w:author="Zach Lessig" w:date="2019-01-29T13:38:00Z">
        <w:r w:rsidR="00352DA0" w:rsidRPr="00E97C61">
          <w:rPr>
            <w:rFonts w:ascii="Times New Roman" w:eastAsia="STHupo" w:hAnsi="Times New Roman" w:cs="Times New Roman"/>
          </w:rPr>
          <w:t>or if the ER is positive</w:t>
        </w:r>
      </w:ins>
      <w:ins w:id="571" w:author="Zach Lessig" w:date="2019-01-29T14:16:00Z">
        <w:r w:rsidR="009C43B4" w:rsidRPr="00E97C61">
          <w:rPr>
            <w:rFonts w:ascii="Times New Roman" w:eastAsia="STHupo" w:hAnsi="Times New Roman" w:cs="Times New Roman"/>
          </w:rPr>
          <w:t xml:space="preserve"> and </w:t>
        </w:r>
      </w:ins>
      <w:ins w:id="572" w:author="Zach Lessig" w:date="2019-01-29T14:17:00Z">
        <w:r w:rsidR="009C43B4" w:rsidRPr="00E97C61">
          <w:rPr>
            <w:rFonts w:ascii="Times New Roman" w:eastAsia="STHupo" w:hAnsi="Times New Roman" w:cs="Times New Roman"/>
            <w:noProof/>
          </w:rPr>
          <w:t>Hall Jr., et al. (2015) indicate a negative K600 can not be trusted</w:t>
        </w:r>
      </w:ins>
      <w:ins w:id="573" w:author="Zach Lessig" w:date="2019-01-29T13:38:00Z">
        <w:r w:rsidR="00352DA0" w:rsidRPr="00E97C61">
          <w:rPr>
            <w:rFonts w:ascii="Times New Roman" w:eastAsia="STHupo" w:hAnsi="Times New Roman" w:cs="Times New Roman"/>
          </w:rPr>
          <w:t>.</w:t>
        </w:r>
      </w:ins>
      <w:ins w:id="574" w:author="Zach Lessig" w:date="2019-01-29T13:40:00Z">
        <w:r w:rsidR="00352DA0" w:rsidRPr="00E97C61">
          <w:rPr>
            <w:rFonts w:ascii="Times New Roman" w:eastAsia="STHupo" w:hAnsi="Times New Roman" w:cs="Times New Roman"/>
          </w:rPr>
          <w:t xml:space="preserve">  I ran regress</w:t>
        </w:r>
      </w:ins>
      <w:ins w:id="575" w:author="Zach Lessig" w:date="2019-01-29T13:41:00Z">
        <w:r w:rsidR="00352DA0" w:rsidRPr="00E97C61">
          <w:rPr>
            <w:rFonts w:ascii="Times New Roman" w:eastAsia="STHupo" w:hAnsi="Times New Roman" w:cs="Times New Roman"/>
          </w:rPr>
          <w:t xml:space="preserve">ions with these K600 values </w:t>
        </w:r>
      </w:ins>
      <w:ins w:id="576" w:author="Zach Lessig" w:date="2019-01-29T13:42:00Z">
        <w:r w:rsidR="00352DA0" w:rsidRPr="00E97C61">
          <w:rPr>
            <w:rFonts w:ascii="Times New Roman" w:eastAsia="STHupo" w:hAnsi="Times New Roman" w:cs="Times New Roman"/>
          </w:rPr>
          <w:t>against all of the relevant data I had collected and found that average stream velocity had the highest R</w:t>
        </w:r>
        <w:r w:rsidR="00352DA0" w:rsidRPr="00E97C61">
          <w:rPr>
            <w:rFonts w:ascii="Times New Roman" w:eastAsia="STHupo" w:hAnsi="Times New Roman" w:cs="Times New Roman"/>
            <w:vertAlign w:val="superscript"/>
            <w:rPrChange w:id="577" w:author="Zach Lessig" w:date="2019-02-08T12:55:00Z">
              <w:rPr>
                <w:rFonts w:ascii="Times New Roman" w:eastAsia="STHupo" w:hAnsi="Times New Roman" w:cs="Times New Roman"/>
              </w:rPr>
            </w:rPrChange>
          </w:rPr>
          <w:t>2</w:t>
        </w:r>
      </w:ins>
      <w:ins w:id="578" w:author="Zach Lessig" w:date="2019-01-29T13:45:00Z">
        <w:r w:rsidR="00352DA0" w:rsidRPr="00E97C61">
          <w:rPr>
            <w:rFonts w:ascii="Times New Roman" w:eastAsia="STHupo" w:hAnsi="Times New Roman" w:cs="Times New Roman"/>
          </w:rPr>
          <w:t xml:space="preserve">.  </w:t>
        </w:r>
      </w:ins>
      <w:ins w:id="579" w:author="Zach Lessig" w:date="2019-01-29T13:47:00Z">
        <w:r w:rsidR="00352DA0" w:rsidRPr="00E97C61">
          <w:rPr>
            <w:rFonts w:ascii="Times New Roman" w:eastAsia="STHupo" w:hAnsi="Times New Roman" w:cs="Times New Roman"/>
          </w:rPr>
          <w:t xml:space="preserve">I used the </w:t>
        </w:r>
      </w:ins>
      <w:ins w:id="580" w:author="Zach Lessig" w:date="2019-01-29T13:45:00Z">
        <w:r w:rsidR="00352DA0" w:rsidRPr="00E97C61">
          <w:rPr>
            <w:rFonts w:ascii="Times New Roman" w:eastAsia="STHupo" w:hAnsi="Times New Roman" w:cs="Times New Roman"/>
          </w:rPr>
          <w:t>stream velocity vs K600</w:t>
        </w:r>
      </w:ins>
      <w:ins w:id="581" w:author="Zach Lessig" w:date="2019-01-29T13:47:00Z">
        <w:r w:rsidR="00352DA0" w:rsidRPr="00E97C61">
          <w:rPr>
            <w:rFonts w:ascii="Times New Roman" w:eastAsia="STHupo" w:hAnsi="Times New Roman" w:cs="Times New Roman"/>
          </w:rPr>
          <w:t xml:space="preserve"> </w:t>
        </w:r>
        <w:r w:rsidR="009C43B4" w:rsidRPr="00E97C61">
          <w:rPr>
            <w:rFonts w:ascii="Times New Roman" w:eastAsia="STHupo" w:hAnsi="Times New Roman" w:cs="Times New Roman"/>
          </w:rPr>
          <w:t xml:space="preserve">to derive an equation that </w:t>
        </w:r>
        <w:r w:rsidR="00352DA0" w:rsidRPr="00E97C61">
          <w:rPr>
            <w:rFonts w:ascii="Times New Roman" w:eastAsia="STHupo" w:hAnsi="Times New Roman" w:cs="Times New Roman"/>
          </w:rPr>
          <w:t>was then used to estimate the K600</w:t>
        </w:r>
      </w:ins>
      <w:ins w:id="582" w:author="Zach Lessig" w:date="2019-01-29T13:48:00Z">
        <w:r w:rsidR="00C05D51" w:rsidRPr="00E97C61">
          <w:rPr>
            <w:rFonts w:ascii="Times New Roman" w:eastAsia="STHupo" w:hAnsi="Times New Roman" w:cs="Times New Roman"/>
          </w:rPr>
          <w:t xml:space="preserve"> values for the models that were thrown out</w:t>
        </w:r>
      </w:ins>
      <w:ins w:id="583" w:author="Zach Lessig" w:date="2019-01-29T13:49:00Z">
        <w:r w:rsidR="009C43B4" w:rsidRPr="00E97C61">
          <w:rPr>
            <w:rFonts w:ascii="Times New Roman" w:eastAsia="STHupo" w:hAnsi="Times New Roman" w:cs="Times New Roman"/>
          </w:rPr>
          <w:t>:</w:t>
        </w:r>
        <w:r w:rsidR="00C05D51" w:rsidRPr="00E97C61">
          <w:rPr>
            <w:rFonts w:ascii="Times New Roman" w:eastAsia="STHupo" w:hAnsi="Times New Roman" w:cs="Times New Roman"/>
          </w:rPr>
          <w:t xml:space="preserve">  </w:t>
        </w:r>
      </w:ins>
    </w:p>
    <w:p w14:paraId="58D4BD7B" w14:textId="5C653911" w:rsidR="009C43B4" w:rsidRPr="00E97C61" w:rsidRDefault="00B24715">
      <w:pPr>
        <w:spacing w:line="480" w:lineRule="auto"/>
        <w:jc w:val="center"/>
        <w:rPr>
          <w:ins w:id="584" w:author="Zach Lessig" w:date="2019-01-29T14:20:00Z"/>
          <w:rFonts w:ascii="Times New Roman" w:eastAsia="STHupo" w:hAnsi="Times New Roman" w:cs="Times New Roman"/>
          <w:noProof/>
        </w:rPr>
      </w:pPr>
      <m:oMathPara>
        <m:oMath>
          <m:func>
            <m:funcPr>
              <m:ctrlPr>
                <w:ins w:id="585" w:author="Zach Lessig" w:date="2019-01-29T14:20:00Z">
                  <w:rPr>
                    <w:rFonts w:ascii="Cambria Math" w:eastAsia="STHupo" w:hAnsi="Cambria Math" w:cs="Times New Roman"/>
                  </w:rPr>
                </w:ins>
              </m:ctrlPr>
            </m:funcPr>
            <m:fName>
              <m:r>
                <w:ins w:id="586" w:author="Zach Lessig" w:date="2019-01-29T14:20:00Z">
                  <m:rPr>
                    <m:sty m:val="p"/>
                  </m:rPr>
                  <w:rPr>
                    <w:rFonts w:ascii="Cambria Math" w:eastAsia="STHupo" w:hAnsi="Cambria Math" w:cs="Times New Roman"/>
                    <w:rPrChange w:id="587" w:author="Zach Lessig" w:date="2019-02-08T12:55:00Z">
                      <w:rPr>
                        <w:rFonts w:ascii="Cambria Math" w:eastAsia="STHupo" w:hAnsi="Cambria Math" w:cs="Times New Roman"/>
                      </w:rPr>
                    </w:rPrChange>
                  </w:rPr>
                  <m:t>ln</m:t>
                </w:ins>
              </m:r>
            </m:fName>
            <m:e>
              <m:d>
                <m:dPr>
                  <m:ctrlPr>
                    <w:ins w:id="588" w:author="Zach Lessig" w:date="2019-01-29T14:20:00Z">
                      <w:rPr>
                        <w:rFonts w:ascii="Cambria Math" w:eastAsia="STHupo" w:hAnsi="Cambria Math" w:cs="Times New Roman"/>
                        <w:i/>
                      </w:rPr>
                    </w:ins>
                  </m:ctrlPr>
                </m:dPr>
                <m:e>
                  <m:r>
                    <w:ins w:id="589" w:author="Zach Lessig" w:date="2019-01-29T14:20:00Z">
                      <w:rPr>
                        <w:rFonts w:ascii="Cambria Math" w:eastAsia="STHupo" w:hAnsi="Cambria Math" w:cs="Times New Roman"/>
                        <w:rPrChange w:id="590" w:author="Zach Lessig" w:date="2019-02-08T12:55:00Z">
                          <w:rPr>
                            <w:rFonts w:ascii="Cambria Math" w:eastAsia="STHupo" w:hAnsi="Cambria Math" w:cs="Times New Roman"/>
                          </w:rPr>
                        </w:rPrChange>
                      </w:rPr>
                      <m:t>K600</m:t>
                    </w:ins>
                  </m:r>
                </m:e>
              </m:d>
            </m:e>
          </m:func>
          <m:r>
            <w:ins w:id="591" w:author="Zach Lessig" w:date="2019-01-29T14:20:00Z">
              <w:rPr>
                <w:rFonts w:ascii="Cambria Math" w:eastAsia="STHupo" w:hAnsi="Cambria Math" w:cs="Times New Roman"/>
                <w:rPrChange w:id="592" w:author="Zach Lessig" w:date="2019-02-08T12:55:00Z">
                  <w:rPr>
                    <w:rFonts w:ascii="Cambria Math" w:eastAsia="STHupo" w:hAnsi="Cambria Math" w:cs="Times New Roman"/>
                  </w:rPr>
                </w:rPrChange>
              </w:rPr>
              <m:t>=1.</m:t>
            </w:ins>
          </m:r>
          <m:r>
            <w:ins w:id="593" w:author="Zach Lessig" w:date="2019-01-29T14:24:00Z">
              <w:rPr>
                <w:rFonts w:ascii="Cambria Math" w:eastAsia="STHupo" w:hAnsi="Cambria Math" w:cs="Times New Roman"/>
                <w:rPrChange w:id="594" w:author="Zach Lessig" w:date="2019-02-08T12:55:00Z">
                  <w:rPr>
                    <w:rFonts w:ascii="Cambria Math" w:eastAsia="STHupo" w:hAnsi="Cambria Math" w:cs="Times New Roman"/>
                  </w:rPr>
                </w:rPrChange>
              </w:rPr>
              <m:t>6703</m:t>
            </w:ins>
          </m:r>
          <m:func>
            <m:funcPr>
              <m:ctrlPr>
                <w:ins w:id="595" w:author="Zach Lessig" w:date="2019-01-29T14:20:00Z">
                  <w:rPr>
                    <w:rFonts w:ascii="Cambria Math" w:eastAsia="STHupo" w:hAnsi="Cambria Math" w:cs="Times New Roman"/>
                  </w:rPr>
                </w:ins>
              </m:ctrlPr>
            </m:funcPr>
            <m:fName>
              <m:r>
                <w:ins w:id="596" w:author="Zach Lessig" w:date="2019-01-29T14:20:00Z">
                  <m:rPr>
                    <m:sty m:val="p"/>
                  </m:rPr>
                  <w:rPr>
                    <w:rFonts w:ascii="Cambria Math" w:eastAsia="STHupo" w:hAnsi="Cambria Math" w:cs="Times New Roman"/>
                    <w:rPrChange w:id="597" w:author="Zach Lessig" w:date="2019-02-08T12:55:00Z">
                      <w:rPr>
                        <w:rFonts w:ascii="Cambria Math" w:eastAsia="STHupo" w:hAnsi="Cambria Math" w:cs="Times New Roman"/>
                      </w:rPr>
                    </w:rPrChange>
                  </w:rPr>
                  <m:t>ln</m:t>
                </w:ins>
              </m:r>
            </m:fName>
            <m:e>
              <m:d>
                <m:dPr>
                  <m:ctrlPr>
                    <w:ins w:id="598" w:author="Zach Lessig" w:date="2019-01-29T14:20:00Z">
                      <w:rPr>
                        <w:rFonts w:ascii="Cambria Math" w:eastAsia="STHupo" w:hAnsi="Cambria Math" w:cs="Times New Roman"/>
                        <w:i/>
                      </w:rPr>
                    </w:ins>
                  </m:ctrlPr>
                </m:dPr>
                <m:e>
                  <m:r>
                    <w:ins w:id="599" w:author="Zach Lessig" w:date="2019-02-08T12:14:00Z">
                      <w:rPr>
                        <w:rFonts w:ascii="Cambria Math" w:eastAsia="STHupo" w:hAnsi="Cambria Math" w:cs="Times New Roman"/>
                        <w:rPrChange w:id="600" w:author="Zach Lessig" w:date="2019-02-08T12:55:00Z">
                          <w:rPr>
                            <w:rFonts w:ascii="Cambria Math" w:eastAsia="STHupo" w:hAnsi="Cambria Math" w:cs="Times New Roman"/>
                          </w:rPr>
                        </w:rPrChange>
                      </w:rPr>
                      <m:t>velocity</m:t>
                    </w:ins>
                  </m:r>
                </m:e>
              </m:d>
            </m:e>
          </m:func>
          <m:r>
            <w:ins w:id="601" w:author="Zach Lessig" w:date="2019-01-29T14:20:00Z">
              <w:rPr>
                <w:rFonts w:ascii="Cambria Math" w:eastAsia="STHupo" w:hAnsi="Cambria Math" w:cs="Times New Roman"/>
                <w:rPrChange w:id="602" w:author="Zach Lessig" w:date="2019-02-08T12:55:00Z">
                  <w:rPr>
                    <w:rFonts w:ascii="Cambria Math" w:eastAsia="STHupo" w:hAnsi="Cambria Math" w:cs="Times New Roman"/>
                  </w:rPr>
                </w:rPrChange>
              </w:rPr>
              <m:t>+3.2482</m:t>
            </w:ins>
          </m:r>
        </m:oMath>
      </m:oMathPara>
    </w:p>
    <w:p w14:paraId="7475F710" w14:textId="159E62F7" w:rsidR="009C43B4" w:rsidRPr="00E97C61" w:rsidRDefault="003C4E2C">
      <w:pPr>
        <w:spacing w:line="480" w:lineRule="auto"/>
        <w:jc w:val="center"/>
        <w:rPr>
          <w:ins w:id="603" w:author="Zach Lessig" w:date="2019-01-29T14:20:00Z"/>
          <w:rFonts w:ascii="Times New Roman" w:eastAsia="STHupo" w:hAnsi="Times New Roman" w:cs="Times New Roman"/>
          <w:noProof/>
        </w:rPr>
      </w:pPr>
      <w:ins w:id="604" w:author="Zach Lessig" w:date="2019-01-29T14:20:00Z">
        <w:r w:rsidRPr="00E97C61">
          <w:rPr>
            <w:rFonts w:ascii="Times New Roman" w:eastAsia="STHupo" w:hAnsi="Times New Roman" w:cs="Times New Roman"/>
            <w:noProof/>
          </w:rPr>
          <w:t>N=</w:t>
        </w:r>
      </w:ins>
      <w:ins w:id="605" w:author="Zach Lessig" w:date="2019-01-29T14:27:00Z">
        <w:r w:rsidR="0017188A" w:rsidRPr="00E97C61">
          <w:rPr>
            <w:rFonts w:ascii="Times New Roman" w:eastAsia="STHupo" w:hAnsi="Times New Roman" w:cs="Times New Roman"/>
            <w:noProof/>
          </w:rPr>
          <w:t>14</w:t>
        </w:r>
      </w:ins>
      <w:ins w:id="606" w:author="Zach Lessig" w:date="2019-01-29T14:20:00Z">
        <w:r w:rsidR="009C43B4" w:rsidRPr="00E97C61">
          <w:rPr>
            <w:rFonts w:ascii="Times New Roman" w:eastAsia="STHupo" w:hAnsi="Times New Roman" w:cs="Times New Roman"/>
            <w:noProof/>
          </w:rPr>
          <w:t>, R</w:t>
        </w:r>
        <w:r w:rsidR="009C43B4" w:rsidRPr="00E97C61">
          <w:rPr>
            <w:rFonts w:ascii="Times New Roman" w:eastAsia="STHupo" w:hAnsi="Times New Roman" w:cs="Times New Roman"/>
            <w:noProof/>
            <w:vertAlign w:val="superscript"/>
          </w:rPr>
          <w:t>2</w:t>
        </w:r>
        <w:r w:rsidRPr="00E97C61">
          <w:rPr>
            <w:rFonts w:ascii="Times New Roman" w:eastAsia="STHupo" w:hAnsi="Times New Roman" w:cs="Times New Roman"/>
            <w:noProof/>
          </w:rPr>
          <w:t>=0.27, P=0.07</w:t>
        </w:r>
      </w:ins>
    </w:p>
    <w:p w14:paraId="7D3E5D46" w14:textId="67FF3625" w:rsidR="00F71DE9" w:rsidRPr="00E97C61" w:rsidRDefault="009C43B4">
      <w:pPr>
        <w:spacing w:line="480" w:lineRule="auto"/>
        <w:rPr>
          <w:ins w:id="607" w:author="Zach Lessig" w:date="2019-01-29T11:27:00Z"/>
          <w:rFonts w:ascii="Times New Roman" w:eastAsia="STHupo" w:hAnsi="Times New Roman" w:cs="Times New Roman"/>
          <w:noProof/>
        </w:rPr>
      </w:pPr>
      <w:ins w:id="608" w:author="Zach Lessig" w:date="2019-01-29T14:22:00Z">
        <w:r w:rsidRPr="00E97C61">
          <w:rPr>
            <w:rFonts w:ascii="Times New Roman" w:eastAsia="STHupo" w:hAnsi="Times New Roman" w:cs="Times New Roman"/>
            <w:noProof/>
          </w:rPr>
          <w:t xml:space="preserve">Where </w:t>
        </w:r>
        <w:r w:rsidRPr="00E97C61">
          <w:rPr>
            <w:rFonts w:ascii="Times New Roman" w:eastAsia="STHupo" w:hAnsi="Times New Roman" w:cs="Times New Roman"/>
            <w:i/>
            <w:noProof/>
          </w:rPr>
          <w:t>K600</w:t>
        </w:r>
        <w:r w:rsidRPr="00E97C61">
          <w:rPr>
            <w:rFonts w:ascii="Times New Roman" w:eastAsia="STHupo" w:hAnsi="Times New Roman" w:cs="Times New Roman"/>
            <w:noProof/>
          </w:rPr>
          <w:t xml:space="preserve"> is the general gas exchange rate in units of 1/d and </w:t>
        </w:r>
        <w:r w:rsidRPr="00E97C61">
          <w:rPr>
            <w:rFonts w:ascii="Times New Roman" w:eastAsia="STHupo" w:hAnsi="Times New Roman" w:cs="Times New Roman"/>
            <w:i/>
            <w:noProof/>
          </w:rPr>
          <w:t>velocity</w:t>
        </w:r>
        <w:r w:rsidRPr="00E97C61">
          <w:rPr>
            <w:rFonts w:ascii="Times New Roman" w:eastAsia="STHupo" w:hAnsi="Times New Roman" w:cs="Times New Roman"/>
            <w:noProof/>
          </w:rPr>
          <w:t xml:space="preserve"> is the average stream velocity</w:t>
        </w:r>
      </w:ins>
      <w:ins w:id="609" w:author="Zach Lessig" w:date="2019-02-08T12:14:00Z">
        <w:r w:rsidR="00D617F4" w:rsidRPr="00E97C61">
          <w:rPr>
            <w:rFonts w:ascii="Times New Roman" w:eastAsia="STHupo" w:hAnsi="Times New Roman" w:cs="Times New Roman"/>
            <w:noProof/>
          </w:rPr>
          <w:t xml:space="preserve"> in m s</w:t>
        </w:r>
        <w:r w:rsidR="00D617F4" w:rsidRPr="00E97C61">
          <w:rPr>
            <w:rFonts w:ascii="Times New Roman" w:eastAsia="STHupo" w:hAnsi="Times New Roman" w:cs="Times New Roman"/>
            <w:noProof/>
            <w:vertAlign w:val="superscript"/>
            <w:rPrChange w:id="610" w:author="Zach Lessig" w:date="2019-02-08T12:55:00Z">
              <w:rPr>
                <w:rFonts w:ascii="Times New Roman" w:eastAsia="STHupo" w:hAnsi="Times New Roman" w:cs="Times New Roman"/>
                <w:noProof/>
              </w:rPr>
            </w:rPrChange>
          </w:rPr>
          <w:t>-1</w:t>
        </w:r>
      </w:ins>
      <w:ins w:id="611" w:author="Zach Lessig" w:date="2019-01-29T14:22:00Z">
        <w:r w:rsidRPr="00E97C61">
          <w:rPr>
            <w:rFonts w:ascii="Times New Roman" w:eastAsia="STHupo" w:hAnsi="Times New Roman" w:cs="Times New Roman"/>
            <w:noProof/>
          </w:rPr>
          <w:t>.</w:t>
        </w:r>
      </w:ins>
      <w:ins w:id="612" w:author="Zach Lessig" w:date="2019-01-29T14:41:00Z">
        <w:r w:rsidR="00C06B71" w:rsidRPr="00E97C61">
          <w:rPr>
            <w:rFonts w:ascii="Times New Roman" w:eastAsia="STHupo" w:hAnsi="Times New Roman" w:cs="Times New Roman"/>
            <w:noProof/>
          </w:rPr>
          <w:t xml:space="preserve">  </w:t>
        </w:r>
      </w:ins>
      <w:ins w:id="613" w:author="Zach Lessig" w:date="2019-01-29T13:49:00Z">
        <w:r w:rsidR="00C05D51" w:rsidRPr="00E97C61">
          <w:rPr>
            <w:rFonts w:ascii="Times New Roman" w:eastAsia="STHupo" w:hAnsi="Times New Roman" w:cs="Times New Roman"/>
          </w:rPr>
          <w:t xml:space="preserve">These models were re-run with </w:t>
        </w:r>
      </w:ins>
      <w:ins w:id="614" w:author="Zach Lessig" w:date="2019-01-29T13:50:00Z">
        <w:r w:rsidR="00C05D51" w:rsidRPr="00E97C61">
          <w:rPr>
            <w:rFonts w:ascii="Times New Roman" w:eastAsia="STHupo" w:hAnsi="Times New Roman" w:cs="Times New Roman"/>
          </w:rPr>
          <w:t xml:space="preserve">the </w:t>
        </w:r>
      </w:ins>
      <w:ins w:id="615" w:author="Zach Lessig" w:date="2019-01-29T13:49:00Z">
        <w:r w:rsidR="00C05D51" w:rsidRPr="00E97C61">
          <w:rPr>
            <w:rFonts w:ascii="Times New Roman" w:eastAsia="STHupo" w:hAnsi="Times New Roman" w:cs="Times New Roman"/>
          </w:rPr>
          <w:t xml:space="preserve">derived </w:t>
        </w:r>
      </w:ins>
      <w:ins w:id="616" w:author="Zach Lessig" w:date="2019-01-29T13:50:00Z">
        <w:r w:rsidR="00C05D51" w:rsidRPr="00E97C61">
          <w:rPr>
            <w:rFonts w:ascii="Times New Roman" w:eastAsia="STHupo" w:hAnsi="Times New Roman" w:cs="Times New Roman"/>
          </w:rPr>
          <w:t>K600 values and metabolism was estimated</w:t>
        </w:r>
      </w:ins>
      <w:ins w:id="617" w:author="Zach Lessig" w:date="2019-01-29T13:51:00Z">
        <w:r w:rsidR="00C05D51" w:rsidRPr="00E97C61">
          <w:rPr>
            <w:rFonts w:ascii="Times New Roman" w:eastAsia="STHupo" w:hAnsi="Times New Roman" w:cs="Times New Roman"/>
          </w:rPr>
          <w:t xml:space="preserve"> again.  The metabolism estimates from all of these models were then kept if they had </w:t>
        </w:r>
      </w:ins>
      <w:ins w:id="618" w:author="Zach Lessig" w:date="2019-01-29T13:52:00Z">
        <w:r w:rsidR="00C05D51" w:rsidRPr="00E97C61">
          <w:rPr>
            <w:rFonts w:ascii="Times New Roman" w:eastAsia="STHupo" w:hAnsi="Times New Roman" w:cs="Times New Roman"/>
          </w:rPr>
          <w:t>+</w:t>
        </w:r>
      </w:ins>
      <w:ins w:id="619" w:author="Zach Lessig" w:date="2019-01-29T13:51:00Z">
        <w:r w:rsidR="00C05D51" w:rsidRPr="00E97C61">
          <w:rPr>
            <w:rFonts w:ascii="Times New Roman" w:eastAsia="STHupo" w:hAnsi="Times New Roman" w:cs="Times New Roman"/>
          </w:rPr>
          <w:t>GPP</w:t>
        </w:r>
      </w:ins>
      <w:ins w:id="620" w:author="Zach Lessig" w:date="2019-01-29T13:52:00Z">
        <w:r w:rsidR="00C05D51" w:rsidRPr="00E97C61">
          <w:rPr>
            <w:rFonts w:ascii="Times New Roman" w:eastAsia="STHupo" w:hAnsi="Times New Roman" w:cs="Times New Roman"/>
          </w:rPr>
          <w:t xml:space="preserve"> and –ER</w:t>
        </w:r>
      </w:ins>
      <w:ins w:id="621" w:author="Zach Lessig" w:date="2019-01-29T14:41:00Z">
        <w:r w:rsidR="000B3FD5" w:rsidRPr="00E97C61">
          <w:rPr>
            <w:rFonts w:ascii="Times New Roman" w:eastAsia="STHupo" w:hAnsi="Times New Roman" w:cs="Times New Roman"/>
          </w:rPr>
          <w:t xml:space="preserve"> which resulted in 21</w:t>
        </w:r>
        <w:r w:rsidR="00C06B71" w:rsidRPr="00E97C61">
          <w:rPr>
            <w:rFonts w:ascii="Times New Roman" w:eastAsia="STHupo" w:hAnsi="Times New Roman" w:cs="Times New Roman"/>
          </w:rPr>
          <w:t xml:space="preserve"> models</w:t>
        </w:r>
      </w:ins>
      <w:ins w:id="622" w:author="Zach Lessig" w:date="2019-01-29T13:52:00Z">
        <w:r w:rsidR="00C05D51" w:rsidRPr="00E97C61">
          <w:rPr>
            <w:rFonts w:ascii="Times New Roman" w:eastAsia="STHupo" w:hAnsi="Times New Roman" w:cs="Times New Roman"/>
          </w:rPr>
          <w:t>.</w:t>
        </w:r>
      </w:ins>
    </w:p>
    <w:p w14:paraId="40DD7D9D" w14:textId="6AF2B6B8" w:rsidR="00D47A4A" w:rsidRPr="00E97C61" w:rsidRDefault="00C06B71">
      <w:pPr>
        <w:spacing w:line="480" w:lineRule="auto"/>
        <w:ind w:firstLine="720"/>
        <w:rPr>
          <w:rFonts w:ascii="Times New Roman" w:eastAsia="STHupo" w:hAnsi="Times New Roman" w:cs="Times New Roman"/>
          <w:noProof/>
        </w:rPr>
        <w:pPrChange w:id="623" w:author="Zach Lessig" w:date="2019-02-08T12:56:00Z">
          <w:pPr>
            <w:spacing w:line="480" w:lineRule="auto"/>
          </w:pPr>
        </w:pPrChange>
      </w:pPr>
      <w:ins w:id="624" w:author="Zach Lessig" w:date="2019-01-29T14:44:00Z">
        <w:r w:rsidRPr="00E97C61">
          <w:rPr>
            <w:rFonts w:ascii="Times New Roman" w:eastAsia="STHupo" w:hAnsi="Times New Roman" w:cs="Times New Roman"/>
            <w:noProof/>
          </w:rPr>
          <w:t>The other method I investigated</w:t>
        </w:r>
      </w:ins>
      <w:ins w:id="625" w:author="Zach Lessig" w:date="2019-01-29T14:45:00Z">
        <w:r w:rsidRPr="00E97C61">
          <w:rPr>
            <w:rFonts w:ascii="Times New Roman" w:eastAsia="STHupo" w:hAnsi="Times New Roman" w:cs="Times New Roman"/>
            <w:noProof/>
          </w:rPr>
          <w:t xml:space="preserve"> was </w:t>
        </w:r>
      </w:ins>
      <w:ins w:id="626" w:author="Zach Lessig" w:date="2019-01-29T14:58:00Z">
        <w:r w:rsidR="003C77A3" w:rsidRPr="00E97C61">
          <w:rPr>
            <w:rFonts w:ascii="Times New Roman" w:eastAsia="STHupo" w:hAnsi="Times New Roman" w:cs="Times New Roman"/>
            <w:noProof/>
          </w:rPr>
          <w:t xml:space="preserve">to </w:t>
        </w:r>
      </w:ins>
      <w:ins w:id="627" w:author="Zach Lessig" w:date="2019-01-29T14:45:00Z">
        <w:r w:rsidR="003C77A3" w:rsidRPr="00E97C61">
          <w:rPr>
            <w:rFonts w:ascii="Times New Roman" w:eastAsia="STHupo" w:hAnsi="Times New Roman" w:cs="Times New Roman"/>
            <w:noProof/>
          </w:rPr>
          <w:t>derive</w:t>
        </w:r>
        <w:r w:rsidRPr="00E97C61">
          <w:rPr>
            <w:rFonts w:ascii="Times New Roman" w:eastAsia="STHupo" w:hAnsi="Times New Roman" w:cs="Times New Roman"/>
            <w:noProof/>
          </w:rPr>
          <w:t xml:space="preserve"> K600</w:t>
        </w:r>
      </w:ins>
      <w:ins w:id="628" w:author="Zach Lessig" w:date="2019-01-29T14:56:00Z">
        <w:r w:rsidR="003C77A3" w:rsidRPr="00E97C61">
          <w:rPr>
            <w:rFonts w:ascii="Times New Roman" w:eastAsia="STHupo" w:hAnsi="Times New Roman" w:cs="Times New Roman"/>
            <w:noProof/>
          </w:rPr>
          <w:t xml:space="preserve"> values</w:t>
        </w:r>
      </w:ins>
      <w:ins w:id="629" w:author="Zach Lessig" w:date="2019-01-29T14:45:00Z">
        <w:r w:rsidRPr="00E97C61">
          <w:rPr>
            <w:rFonts w:ascii="Times New Roman" w:eastAsia="STHupo" w:hAnsi="Times New Roman" w:cs="Times New Roman"/>
            <w:noProof/>
          </w:rPr>
          <w:t xml:space="preserve"> from literature data</w:t>
        </w:r>
      </w:ins>
      <w:ins w:id="630" w:author="Zach Lessig" w:date="2019-01-29T14:46:00Z">
        <w:r w:rsidRPr="00E97C61">
          <w:rPr>
            <w:rFonts w:ascii="Times New Roman" w:eastAsia="STHupo" w:hAnsi="Times New Roman" w:cs="Times New Roman"/>
            <w:noProof/>
          </w:rPr>
          <w:t>.</w:t>
        </w:r>
      </w:ins>
      <w:del w:id="631" w:author="Zach Lessig" w:date="2019-01-29T14:46:00Z">
        <w:r w:rsidR="00E73A40" w:rsidRPr="00E97C61" w:rsidDel="00C06B71">
          <w:rPr>
            <w:rFonts w:ascii="Times New Roman" w:eastAsia="STHupo" w:hAnsi="Times New Roman" w:cs="Times New Roman"/>
            <w:noProof/>
          </w:rPr>
          <w:delText>I</w:delText>
        </w:r>
      </w:del>
      <w:r w:rsidR="00E73A40" w:rsidRPr="00E97C61">
        <w:rPr>
          <w:rFonts w:ascii="Times New Roman" w:eastAsia="STHupo" w:hAnsi="Times New Roman" w:cs="Times New Roman"/>
          <w:noProof/>
        </w:rPr>
        <w:t xml:space="preserve"> </w:t>
      </w:r>
      <w:ins w:id="632" w:author="Zach Lessig" w:date="2019-01-29T14:54:00Z">
        <w:r w:rsidR="009B35D1" w:rsidRPr="00E97C61">
          <w:rPr>
            <w:rFonts w:ascii="Times New Roman" w:eastAsia="STHupo" w:hAnsi="Times New Roman" w:cs="Times New Roman"/>
            <w:noProof/>
          </w:rPr>
          <w:t xml:space="preserve">Hall Jr. &amp; Madinger (2018) suggest there is </w:t>
        </w:r>
      </w:ins>
      <w:ins w:id="633" w:author="Zach Lessig" w:date="2019-01-29T14:57:00Z">
        <w:r w:rsidR="003C77A3" w:rsidRPr="00E97C61">
          <w:rPr>
            <w:rFonts w:ascii="Times New Roman" w:eastAsia="STHupo" w:hAnsi="Times New Roman" w:cs="Times New Roman"/>
            <w:noProof/>
          </w:rPr>
          <w:t xml:space="preserve">a strong relationship between stream slope </w:t>
        </w:r>
        <w:r w:rsidR="003C77A3" w:rsidRPr="00E97C61">
          <w:rPr>
            <w:rFonts w:ascii="Times New Roman" w:eastAsia="STHupo" w:hAnsi="Times New Roman" w:cs="Times New Roman"/>
            <w:noProof/>
          </w:rPr>
          <w:lastRenderedPageBreak/>
          <w:t>and gas exchange</w:t>
        </w:r>
      </w:ins>
      <w:ins w:id="634" w:author="Zach Lessig" w:date="2019-01-29T15:03:00Z">
        <w:r w:rsidR="003C77A3" w:rsidRPr="00E97C61">
          <w:rPr>
            <w:rFonts w:ascii="Times New Roman" w:eastAsia="STHupo" w:hAnsi="Times New Roman" w:cs="Times New Roman"/>
            <w:noProof/>
          </w:rPr>
          <w:t xml:space="preserve"> and</w:t>
        </w:r>
      </w:ins>
      <w:ins w:id="635" w:author="Zach Lessig" w:date="2019-01-29T14:58:00Z">
        <w:r w:rsidR="003C77A3" w:rsidRPr="00E97C61">
          <w:rPr>
            <w:rFonts w:ascii="Times New Roman" w:eastAsia="STHupo" w:hAnsi="Times New Roman" w:cs="Times New Roman"/>
            <w:noProof/>
          </w:rPr>
          <w:t xml:space="preserve"> include slope data along with</w:t>
        </w:r>
      </w:ins>
      <w:ins w:id="636" w:author="Zach Lessig" w:date="2019-01-29T15:00:00Z">
        <w:r w:rsidR="003C77A3" w:rsidRPr="00E97C61">
          <w:rPr>
            <w:rFonts w:ascii="Times New Roman" w:eastAsia="STHupo" w:hAnsi="Times New Roman" w:cs="Times New Roman"/>
            <w:noProof/>
          </w:rPr>
          <w:t xml:space="preserve"> K600 values as determined by Arg</w:t>
        </w:r>
        <w:r w:rsidR="000B3FD5" w:rsidRPr="00E97C61">
          <w:rPr>
            <w:rFonts w:ascii="Times New Roman" w:eastAsia="STHupo" w:hAnsi="Times New Roman" w:cs="Times New Roman"/>
            <w:noProof/>
          </w:rPr>
          <w:t>on gas inject</w:t>
        </w:r>
        <w:r w:rsidR="00D617F4" w:rsidRPr="00E97C61">
          <w:rPr>
            <w:rFonts w:ascii="Times New Roman" w:eastAsia="STHupo" w:hAnsi="Times New Roman" w:cs="Times New Roman"/>
            <w:noProof/>
          </w:rPr>
          <w:t>ions to the stream.  I used their</w:t>
        </w:r>
        <w:r w:rsidR="000B3FD5" w:rsidRPr="00E97C61">
          <w:rPr>
            <w:rFonts w:ascii="Times New Roman" w:eastAsia="STHupo" w:hAnsi="Times New Roman" w:cs="Times New Roman"/>
            <w:noProof/>
          </w:rPr>
          <w:t xml:space="preserve"> data to derive an </w:t>
        </w:r>
      </w:ins>
      <w:ins w:id="637" w:author="Zach Lessig" w:date="2019-01-29T15:11:00Z">
        <w:r w:rsidR="000B3FD5" w:rsidRPr="00E97C61">
          <w:rPr>
            <w:rFonts w:ascii="Times New Roman" w:eastAsia="STHupo" w:hAnsi="Times New Roman" w:cs="Times New Roman"/>
            <w:noProof/>
          </w:rPr>
          <w:t>equation</w:t>
        </w:r>
      </w:ins>
      <w:del w:id="638" w:author="Zach Lessig" w:date="2019-01-29T15:10:00Z">
        <w:r w:rsidR="00947F68" w:rsidRPr="00E97C61" w:rsidDel="000B3FD5">
          <w:rPr>
            <w:rFonts w:ascii="Times New Roman" w:eastAsia="STHupo" w:hAnsi="Times New Roman" w:cs="Times New Roman"/>
            <w:noProof/>
          </w:rPr>
          <w:delText xml:space="preserve">estimated </w:delText>
        </w:r>
        <w:r w:rsidR="00876AB8" w:rsidRPr="00E97C61" w:rsidDel="000B3FD5">
          <w:rPr>
            <w:rFonts w:ascii="Times New Roman" w:eastAsia="STHupo" w:hAnsi="Times New Roman" w:cs="Times New Roman"/>
            <w:noProof/>
          </w:rPr>
          <w:delText>the rate of gas exchange</w:delText>
        </w:r>
        <w:r w:rsidR="00E73A40" w:rsidRPr="00E97C61" w:rsidDel="000B3FD5">
          <w:rPr>
            <w:rFonts w:ascii="Times New Roman" w:eastAsia="STHupo" w:hAnsi="Times New Roman" w:cs="Times New Roman"/>
            <w:noProof/>
          </w:rPr>
          <w:delText xml:space="preserve"> from </w:delText>
        </w:r>
        <w:r w:rsidR="00876AB8" w:rsidRPr="00E97C61" w:rsidDel="000B3FD5">
          <w:rPr>
            <w:rFonts w:ascii="Times New Roman" w:eastAsia="STHupo" w:hAnsi="Times New Roman" w:cs="Times New Roman"/>
            <w:noProof/>
          </w:rPr>
          <w:delText xml:space="preserve">an equation </w:delText>
        </w:r>
        <w:r w:rsidR="008A2812" w:rsidRPr="00E97C61" w:rsidDel="000B3FD5">
          <w:rPr>
            <w:rFonts w:ascii="Times New Roman" w:eastAsia="STHupo" w:hAnsi="Times New Roman" w:cs="Times New Roman"/>
            <w:noProof/>
          </w:rPr>
          <w:delText xml:space="preserve">I </w:delText>
        </w:r>
        <w:r w:rsidR="00876AB8" w:rsidRPr="00E97C61" w:rsidDel="000B3FD5">
          <w:rPr>
            <w:rFonts w:ascii="Times New Roman" w:eastAsia="STHupo" w:hAnsi="Times New Roman" w:cs="Times New Roman"/>
            <w:noProof/>
          </w:rPr>
          <w:delText xml:space="preserve">derived from </w:delText>
        </w:r>
        <w:r w:rsidR="00E73A40" w:rsidRPr="00E97C61" w:rsidDel="000B3FD5">
          <w:rPr>
            <w:rFonts w:ascii="Times New Roman" w:eastAsia="STHupo" w:hAnsi="Times New Roman" w:cs="Times New Roman"/>
            <w:noProof/>
          </w:rPr>
          <w:delText xml:space="preserve">data in Hall Jr. &amp; Madinger (2018) which includes </w:delText>
        </w:r>
        <w:r w:rsidR="008A2812" w:rsidRPr="00E97C61" w:rsidDel="000B3FD5">
          <w:rPr>
            <w:rFonts w:ascii="Times New Roman" w:eastAsia="STHupo" w:hAnsi="Times New Roman" w:cs="Times New Roman"/>
            <w:noProof/>
          </w:rPr>
          <w:delText xml:space="preserve">gas exchange constants </w:delText>
        </w:r>
        <w:r w:rsidR="00E73A40" w:rsidRPr="00E97C61" w:rsidDel="000B3FD5">
          <w:rPr>
            <w:rFonts w:ascii="Times New Roman" w:eastAsia="STHupo" w:hAnsi="Times New Roman" w:cs="Times New Roman"/>
            <w:noProof/>
          </w:rPr>
          <w:delText xml:space="preserve">and </w:delText>
        </w:r>
        <w:r w:rsidR="00876AB8" w:rsidRPr="00E97C61" w:rsidDel="000B3FD5">
          <w:rPr>
            <w:rFonts w:ascii="Times New Roman" w:eastAsia="STHupo" w:hAnsi="Times New Roman" w:cs="Times New Roman"/>
            <w:noProof/>
          </w:rPr>
          <w:delText>corresponding stream slopes</w:delText>
        </w:r>
        <w:r w:rsidR="00854009" w:rsidRPr="00E97C61" w:rsidDel="000B3FD5">
          <w:rPr>
            <w:rFonts w:ascii="Times New Roman" w:eastAsia="STHupo" w:hAnsi="Times New Roman" w:cs="Times New Roman"/>
            <w:noProof/>
          </w:rPr>
          <w:delText xml:space="preserve"> in headwater streams</w:delText>
        </w:r>
      </w:del>
      <w:r w:rsidR="00DD0E75" w:rsidRPr="00E97C61">
        <w:rPr>
          <w:rFonts w:ascii="Times New Roman" w:eastAsia="STHupo" w:hAnsi="Times New Roman" w:cs="Times New Roman"/>
          <w:noProof/>
        </w:rPr>
        <w:t>:</w:t>
      </w:r>
    </w:p>
    <w:p w14:paraId="72A9DE5A" w14:textId="4BBC6CB0" w:rsidR="00876AB8" w:rsidRPr="00E97C61" w:rsidRDefault="00B24715">
      <w:pPr>
        <w:spacing w:line="480" w:lineRule="auto"/>
        <w:jc w:val="center"/>
        <w:rPr>
          <w:rFonts w:ascii="Times New Roman" w:eastAsia="STHupo" w:hAnsi="Times New Roman" w:cs="Times New Roman"/>
          <w:noProof/>
        </w:rPr>
      </w:pPr>
      <m:oMathPara>
        <m:oMath>
          <m:func>
            <m:funcPr>
              <m:ctrlPr>
                <w:rPr>
                  <w:rFonts w:ascii="Cambria Math" w:eastAsia="STHupo" w:hAnsi="Cambria Math" w:cs="Times New Roman"/>
                </w:rPr>
              </m:ctrlPr>
            </m:funcPr>
            <m:fName>
              <m:r>
                <m:rPr>
                  <m:sty m:val="p"/>
                </m:rPr>
                <w:rPr>
                  <w:rFonts w:ascii="Cambria Math" w:eastAsia="STHupo" w:hAnsi="Cambria Math" w:cs="Times New Roman"/>
                  <w:rPrChange w:id="639" w:author="Zach Lessig" w:date="2019-02-08T12:55:00Z">
                    <w:rPr>
                      <w:rFonts w:ascii="Cambria Math" w:eastAsia="STHupo" w:hAnsi="Cambria Math" w:cs="Times New Roman"/>
                    </w:rPr>
                  </w:rPrChange>
                </w:rPr>
                <m:t>ln</m:t>
              </m:r>
            </m:fName>
            <m:e>
              <m:d>
                <m:dPr>
                  <m:ctrlPr>
                    <w:rPr>
                      <w:rFonts w:ascii="Cambria Math" w:eastAsia="STHupo" w:hAnsi="Cambria Math" w:cs="Times New Roman"/>
                      <w:i/>
                    </w:rPr>
                  </m:ctrlPr>
                </m:dPr>
                <m:e>
                  <m:r>
                    <w:rPr>
                      <w:rFonts w:ascii="Cambria Math" w:eastAsia="STHupo" w:hAnsi="Cambria Math" w:cs="Times New Roman"/>
                      <w:rPrChange w:id="640" w:author="Zach Lessig" w:date="2019-02-08T12:55:00Z">
                        <w:rPr>
                          <w:rFonts w:ascii="Cambria Math" w:eastAsia="STHupo" w:hAnsi="Cambria Math" w:cs="Times New Roman"/>
                        </w:rPr>
                      </w:rPrChange>
                    </w:rPr>
                    <m:t>K600</m:t>
                  </m:r>
                </m:e>
              </m:d>
            </m:e>
          </m:func>
          <m:r>
            <w:rPr>
              <w:rFonts w:ascii="Cambria Math" w:eastAsia="STHupo" w:hAnsi="Cambria Math" w:cs="Times New Roman"/>
              <w:rPrChange w:id="641" w:author="Zach Lessig" w:date="2019-02-08T12:55:00Z">
                <w:rPr>
                  <w:rFonts w:ascii="Cambria Math" w:eastAsia="STHupo" w:hAnsi="Cambria Math" w:cs="Times New Roman"/>
                </w:rPr>
              </w:rPrChange>
            </w:rPr>
            <m:t>=0.9557</m:t>
          </m:r>
          <m:func>
            <m:funcPr>
              <m:ctrlPr>
                <w:rPr>
                  <w:rFonts w:ascii="Cambria Math" w:eastAsia="STHupo" w:hAnsi="Cambria Math" w:cs="Times New Roman"/>
                </w:rPr>
              </m:ctrlPr>
            </m:funcPr>
            <m:fName>
              <m:r>
                <m:rPr>
                  <m:sty m:val="p"/>
                </m:rPr>
                <w:rPr>
                  <w:rFonts w:ascii="Cambria Math" w:eastAsia="STHupo" w:hAnsi="Cambria Math" w:cs="Times New Roman"/>
                  <w:rPrChange w:id="642" w:author="Zach Lessig" w:date="2019-02-08T12:55:00Z">
                    <w:rPr>
                      <w:rFonts w:ascii="Cambria Math" w:eastAsia="STHupo" w:hAnsi="Cambria Math" w:cs="Times New Roman"/>
                    </w:rPr>
                  </w:rPrChange>
                </w:rPr>
                <m:t>ln</m:t>
              </m:r>
            </m:fName>
            <m:e>
              <m:d>
                <m:dPr>
                  <m:ctrlPr>
                    <w:rPr>
                      <w:rFonts w:ascii="Cambria Math" w:eastAsia="STHupo" w:hAnsi="Cambria Math" w:cs="Times New Roman"/>
                      <w:i/>
                    </w:rPr>
                  </m:ctrlPr>
                </m:dPr>
                <m:e>
                  <m:r>
                    <w:rPr>
                      <w:rFonts w:ascii="Cambria Math" w:eastAsia="STHupo" w:hAnsi="Cambria Math" w:cs="Times New Roman"/>
                      <w:rPrChange w:id="643" w:author="Zach Lessig" w:date="2019-02-08T12:55:00Z">
                        <w:rPr>
                          <w:rFonts w:ascii="Cambria Math" w:eastAsia="STHupo" w:hAnsi="Cambria Math" w:cs="Times New Roman"/>
                        </w:rPr>
                      </w:rPrChange>
                    </w:rPr>
                    <m:t>slope</m:t>
                  </m:r>
                </m:e>
              </m:d>
            </m:e>
          </m:func>
          <m:r>
            <w:rPr>
              <w:rFonts w:ascii="Cambria Math" w:eastAsia="STHupo" w:hAnsi="Cambria Math" w:cs="Times New Roman"/>
              <w:rPrChange w:id="644" w:author="Zach Lessig" w:date="2019-02-08T12:55:00Z">
                <w:rPr>
                  <w:rFonts w:ascii="Cambria Math" w:eastAsia="STHupo" w:hAnsi="Cambria Math" w:cs="Times New Roman"/>
                </w:rPr>
              </w:rPrChange>
            </w:rPr>
            <m:t>+3.0667</m:t>
          </m:r>
        </m:oMath>
      </m:oMathPara>
    </w:p>
    <w:p w14:paraId="16A26A9D" w14:textId="4EC0B5D4" w:rsidR="008A2812" w:rsidRPr="00E97C61" w:rsidRDefault="008A2812">
      <w:pPr>
        <w:spacing w:line="480" w:lineRule="auto"/>
        <w:jc w:val="center"/>
        <w:rPr>
          <w:rFonts w:ascii="Times New Roman" w:eastAsia="STHupo" w:hAnsi="Times New Roman" w:cs="Times New Roman"/>
          <w:noProof/>
        </w:rPr>
      </w:pPr>
      <w:r w:rsidRPr="00E97C61">
        <w:rPr>
          <w:rFonts w:ascii="Times New Roman" w:eastAsia="STHupo" w:hAnsi="Times New Roman" w:cs="Times New Roman"/>
          <w:noProof/>
        </w:rPr>
        <w:t>N=8, R</w:t>
      </w:r>
      <w:r w:rsidRPr="00E97C61">
        <w:rPr>
          <w:rFonts w:ascii="Times New Roman" w:eastAsia="STHupo" w:hAnsi="Times New Roman" w:cs="Times New Roman"/>
          <w:noProof/>
          <w:vertAlign w:val="superscript"/>
        </w:rPr>
        <w:t>2</w:t>
      </w:r>
      <w:r w:rsidRPr="00E97C61">
        <w:rPr>
          <w:rFonts w:ascii="Times New Roman" w:eastAsia="STHupo" w:hAnsi="Times New Roman" w:cs="Times New Roman"/>
          <w:noProof/>
        </w:rPr>
        <w:t>=0.68, P=0.01</w:t>
      </w:r>
    </w:p>
    <w:p w14:paraId="074145D0" w14:textId="77777777" w:rsidR="00C20232" w:rsidRPr="00E97C61" w:rsidRDefault="00DD0E75">
      <w:pPr>
        <w:spacing w:line="480" w:lineRule="auto"/>
        <w:rPr>
          <w:ins w:id="645" w:author="Zach Lessig" w:date="2019-01-29T16:06:00Z"/>
          <w:rFonts w:ascii="Times New Roman" w:eastAsia="STHupo" w:hAnsi="Times New Roman" w:cs="Times New Roman"/>
        </w:rPr>
      </w:pPr>
      <w:r w:rsidRPr="00E97C61">
        <w:rPr>
          <w:rFonts w:ascii="Times New Roman" w:eastAsia="STHupo" w:hAnsi="Times New Roman" w:cs="Times New Roman"/>
          <w:noProof/>
        </w:rPr>
        <w:t xml:space="preserve">Where </w:t>
      </w:r>
      <w:r w:rsidRPr="00E97C61">
        <w:rPr>
          <w:rFonts w:ascii="Times New Roman" w:eastAsia="STHupo" w:hAnsi="Times New Roman" w:cs="Times New Roman"/>
          <w:i/>
          <w:noProof/>
        </w:rPr>
        <w:t>K600</w:t>
      </w:r>
      <w:r w:rsidRPr="00E97C61">
        <w:rPr>
          <w:rFonts w:ascii="Times New Roman" w:eastAsia="STHupo" w:hAnsi="Times New Roman" w:cs="Times New Roman"/>
          <w:noProof/>
        </w:rPr>
        <w:t xml:space="preserve"> is the </w:t>
      </w:r>
      <w:ins w:id="646" w:author="Zach Lessig" w:date="2019-01-29T11:34:00Z">
        <w:r w:rsidR="00F71DE9" w:rsidRPr="00E97C61">
          <w:rPr>
            <w:rFonts w:ascii="Times New Roman" w:eastAsia="STHupo" w:hAnsi="Times New Roman" w:cs="Times New Roman"/>
            <w:noProof/>
          </w:rPr>
          <w:t xml:space="preserve">general </w:t>
        </w:r>
      </w:ins>
      <w:r w:rsidRPr="00E97C61">
        <w:rPr>
          <w:rFonts w:ascii="Times New Roman" w:eastAsia="STHupo" w:hAnsi="Times New Roman" w:cs="Times New Roman"/>
          <w:noProof/>
        </w:rPr>
        <w:t>gas exchange rate</w:t>
      </w:r>
      <w:ins w:id="647" w:author="Zach Lessig" w:date="2019-01-29T11:34:00Z">
        <w:r w:rsidR="00F71DE9" w:rsidRPr="00E97C61">
          <w:rPr>
            <w:rFonts w:ascii="Times New Roman" w:eastAsia="STHupo" w:hAnsi="Times New Roman" w:cs="Times New Roman"/>
            <w:noProof/>
          </w:rPr>
          <w:t xml:space="preserve"> </w:t>
        </w:r>
      </w:ins>
      <w:del w:id="648" w:author="Zach Lessig" w:date="2019-01-29T11:34:00Z">
        <w:r w:rsidRPr="00E97C61" w:rsidDel="00F71DE9">
          <w:rPr>
            <w:rFonts w:ascii="Times New Roman" w:eastAsia="STHupo" w:hAnsi="Times New Roman" w:cs="Times New Roman"/>
            <w:noProof/>
          </w:rPr>
          <w:delText xml:space="preserve"> constant </w:delText>
        </w:r>
      </w:del>
      <w:r w:rsidRPr="00E97C61">
        <w:rPr>
          <w:rFonts w:ascii="Times New Roman" w:eastAsia="STHupo" w:hAnsi="Times New Roman" w:cs="Times New Roman"/>
          <w:noProof/>
        </w:rPr>
        <w:t xml:space="preserve">in units of 1/d and </w:t>
      </w:r>
      <w:r w:rsidRPr="00E97C61">
        <w:rPr>
          <w:rFonts w:ascii="Times New Roman" w:eastAsia="STHupo" w:hAnsi="Times New Roman" w:cs="Times New Roman"/>
          <w:i/>
          <w:noProof/>
        </w:rPr>
        <w:t>slope</w:t>
      </w:r>
      <w:r w:rsidRPr="00E97C61">
        <w:rPr>
          <w:rFonts w:ascii="Times New Roman" w:eastAsia="STHupo" w:hAnsi="Times New Roman" w:cs="Times New Roman"/>
          <w:noProof/>
        </w:rPr>
        <w:t xml:space="preserve"> is the stream slope</w:t>
      </w:r>
      <w:ins w:id="649" w:author="Zach Lessig" w:date="2019-01-29T11:35:00Z">
        <w:r w:rsidR="00F71DE9" w:rsidRPr="00E97C61">
          <w:rPr>
            <w:rFonts w:ascii="Times New Roman" w:eastAsia="STHupo" w:hAnsi="Times New Roman" w:cs="Times New Roman"/>
            <w:noProof/>
          </w:rPr>
          <w:t xml:space="preserve"> in %.</w:t>
        </w:r>
      </w:ins>
      <w:ins w:id="650" w:author="Zach Lessig" w:date="2019-01-29T15:12:00Z">
        <w:r w:rsidR="0017188A" w:rsidRPr="00E97C61">
          <w:rPr>
            <w:rFonts w:ascii="Times New Roman" w:eastAsia="STHupo" w:hAnsi="Times New Roman" w:cs="Times New Roman"/>
            <w:noProof/>
          </w:rPr>
          <w:t xml:space="preserve">  </w:t>
        </w:r>
      </w:ins>
      <w:ins w:id="651" w:author="Zach Lessig" w:date="2019-01-29T15:22:00Z">
        <w:r w:rsidR="0017188A" w:rsidRPr="00E97C61">
          <w:rPr>
            <w:rFonts w:ascii="Times New Roman" w:eastAsia="STHupo" w:hAnsi="Times New Roman" w:cs="Times New Roman"/>
            <w:noProof/>
          </w:rPr>
          <w:t xml:space="preserve">This equation was used to derive K600 values for all of the models which </w:t>
        </w:r>
      </w:ins>
      <w:ins w:id="652" w:author="Zach Lessig" w:date="2019-01-29T15:23:00Z">
        <w:r w:rsidR="0017188A" w:rsidRPr="00E97C61">
          <w:rPr>
            <w:rFonts w:ascii="Times New Roman" w:eastAsia="STHupo" w:hAnsi="Times New Roman" w:cs="Times New Roman"/>
            <w:noProof/>
          </w:rPr>
          <w:t xml:space="preserve">ultimately </w:t>
        </w:r>
      </w:ins>
      <w:ins w:id="653" w:author="Zach Lessig" w:date="2019-01-29T15:22:00Z">
        <w:r w:rsidR="0017188A" w:rsidRPr="00E97C61">
          <w:rPr>
            <w:rFonts w:ascii="Times New Roman" w:eastAsia="STHupo" w:hAnsi="Times New Roman" w:cs="Times New Roman"/>
            <w:noProof/>
          </w:rPr>
          <w:t>produced</w:t>
        </w:r>
      </w:ins>
      <w:ins w:id="654" w:author="Zach Lessig" w:date="2019-01-29T15:23:00Z">
        <w:r w:rsidR="0017188A" w:rsidRPr="00E97C61">
          <w:rPr>
            <w:rFonts w:ascii="Times New Roman" w:eastAsia="STHupo" w:hAnsi="Times New Roman" w:cs="Times New Roman"/>
            <w:noProof/>
          </w:rPr>
          <w:t xml:space="preserve"> </w:t>
        </w:r>
      </w:ins>
      <w:ins w:id="655" w:author="Zach Lessig" w:date="2019-01-29T15:24:00Z">
        <w:r w:rsidR="0017188A" w:rsidRPr="00E97C61">
          <w:rPr>
            <w:rFonts w:ascii="Times New Roman" w:eastAsia="STHupo" w:hAnsi="Times New Roman" w:cs="Times New Roman"/>
          </w:rPr>
          <w:t xml:space="preserve">26 models </w:t>
        </w:r>
      </w:ins>
      <w:ins w:id="656" w:author="Zach Lessig" w:date="2019-01-29T15:21:00Z">
        <w:r w:rsidR="0017188A" w:rsidRPr="00E97C61">
          <w:rPr>
            <w:rFonts w:ascii="Times New Roman" w:eastAsia="STHupo" w:hAnsi="Times New Roman" w:cs="Times New Roman"/>
            <w:noProof/>
          </w:rPr>
          <w:t>displaying</w:t>
        </w:r>
      </w:ins>
      <w:ins w:id="657" w:author="Zach Lessig" w:date="2019-01-29T15:12:00Z">
        <w:r w:rsidR="0017188A" w:rsidRPr="00E97C61">
          <w:rPr>
            <w:rFonts w:ascii="Times New Roman" w:eastAsia="STHupo" w:hAnsi="Times New Roman" w:cs="Times New Roman"/>
            <w:noProof/>
          </w:rPr>
          <w:t xml:space="preserve"> </w:t>
        </w:r>
      </w:ins>
      <w:ins w:id="658" w:author="Zach Lessig" w:date="2019-01-29T15:21:00Z">
        <w:r w:rsidR="0017188A" w:rsidRPr="00E97C61">
          <w:rPr>
            <w:rFonts w:ascii="Times New Roman" w:eastAsia="STHupo" w:hAnsi="Times New Roman" w:cs="Times New Roman"/>
          </w:rPr>
          <w:t>+GPP and –ER after the inverse modeling was run.</w:t>
        </w:r>
      </w:ins>
    </w:p>
    <w:p w14:paraId="6E2FBD6B" w14:textId="35D23BAF" w:rsidR="004455A0" w:rsidRPr="00E97C61" w:rsidRDefault="00523790">
      <w:pPr>
        <w:spacing w:line="480" w:lineRule="auto"/>
        <w:ind w:firstLine="720"/>
        <w:rPr>
          <w:ins w:id="659" w:author="Zach Lessig" w:date="2019-01-30T11:46:00Z"/>
          <w:rFonts w:ascii="Times New Roman" w:eastAsia="STHupo" w:hAnsi="Times New Roman" w:cs="Times New Roman"/>
          <w:noProof/>
        </w:rPr>
        <w:pPrChange w:id="660" w:author="Zach Lessig" w:date="2019-02-08T12:56:00Z">
          <w:pPr>
            <w:spacing w:line="480" w:lineRule="auto"/>
          </w:pPr>
        </w:pPrChange>
      </w:pPr>
      <w:ins w:id="661" w:author="Zach Lessig" w:date="2019-01-29T15:33:00Z">
        <w:r w:rsidRPr="00E97C61">
          <w:rPr>
            <w:rFonts w:ascii="Times New Roman" w:eastAsia="STHupo" w:hAnsi="Times New Roman" w:cs="Times New Roman"/>
          </w:rPr>
          <w:t>I chose to c</w:t>
        </w:r>
        <w:r w:rsidR="00633E52" w:rsidRPr="00E97C61">
          <w:rPr>
            <w:rFonts w:ascii="Times New Roman" w:eastAsia="STHupo" w:hAnsi="Times New Roman" w:cs="Times New Roman"/>
          </w:rPr>
          <w:t>ontinue analysis with the model output</w:t>
        </w:r>
        <w:r w:rsidRPr="00E97C61">
          <w:rPr>
            <w:rFonts w:ascii="Times New Roman" w:eastAsia="STHupo" w:hAnsi="Times New Roman" w:cs="Times New Roman"/>
          </w:rPr>
          <w:t xml:space="preserve"> produced by the literature derived K600 values.  </w:t>
        </w:r>
      </w:ins>
      <w:ins w:id="662" w:author="Zach Lessig" w:date="2019-01-29T15:43:00Z">
        <w:r w:rsidR="00633E52" w:rsidRPr="00E97C61">
          <w:rPr>
            <w:rFonts w:ascii="Times New Roman" w:eastAsia="STHupo" w:hAnsi="Times New Roman" w:cs="Times New Roman"/>
          </w:rPr>
          <w:t>I did this because t</w:t>
        </w:r>
      </w:ins>
      <w:ins w:id="663" w:author="Zach Lessig" w:date="2019-01-29T15:42:00Z">
        <w:r w:rsidR="00633E52" w:rsidRPr="00E97C61">
          <w:rPr>
            <w:rFonts w:ascii="Times New Roman" w:eastAsia="STHupo" w:hAnsi="Times New Roman" w:cs="Times New Roman"/>
          </w:rPr>
          <w:t>he inverse modeling that estimates</w:t>
        </w:r>
      </w:ins>
      <w:ins w:id="664" w:author="Zach Lessig" w:date="2019-01-29T15:45:00Z">
        <w:r w:rsidR="00633E52" w:rsidRPr="00E97C61">
          <w:rPr>
            <w:rFonts w:ascii="Times New Roman" w:eastAsia="STHupo" w:hAnsi="Times New Roman" w:cs="Times New Roman"/>
          </w:rPr>
          <w:t xml:space="preserve"> K600 as a free parameter is intended for streams </w:t>
        </w:r>
      </w:ins>
      <w:ins w:id="665" w:author="Zach Lessig" w:date="2019-01-29T15:55:00Z">
        <w:r w:rsidR="008D210A" w:rsidRPr="00E97C61">
          <w:rPr>
            <w:rFonts w:ascii="Times New Roman" w:eastAsia="STHupo" w:hAnsi="Times New Roman" w:cs="Times New Roman"/>
          </w:rPr>
          <w:t xml:space="preserve">that generally have a lower gradient </w:t>
        </w:r>
      </w:ins>
      <w:ins w:id="666" w:author="Zach Lessig" w:date="2019-01-29T15:45:00Z">
        <w:r w:rsidR="00633E52" w:rsidRPr="00E97C61">
          <w:rPr>
            <w:rFonts w:ascii="Times New Roman" w:eastAsia="STHupo" w:hAnsi="Times New Roman" w:cs="Times New Roman"/>
          </w:rPr>
          <w:t>and</w:t>
        </w:r>
      </w:ins>
      <w:ins w:id="667" w:author="Zach Lessig" w:date="2019-01-29T15:42:00Z">
        <w:r w:rsidR="00633E52" w:rsidRPr="00E97C61">
          <w:rPr>
            <w:rFonts w:ascii="Times New Roman" w:eastAsia="STHupo" w:hAnsi="Times New Roman" w:cs="Times New Roman"/>
          </w:rPr>
          <w:t xml:space="preserve"> </w:t>
        </w:r>
      </w:ins>
      <w:ins w:id="668" w:author="Zach Lessig" w:date="2019-01-29T15:41:00Z">
        <w:r w:rsidR="00633E52" w:rsidRPr="00E97C61">
          <w:rPr>
            <w:rFonts w:ascii="Times New Roman" w:eastAsia="STHupo" w:hAnsi="Times New Roman" w:cs="Times New Roman"/>
            <w:noProof/>
          </w:rPr>
          <w:t xml:space="preserve">Hall Jr. &amp; Madinger (2018) </w:t>
        </w:r>
      </w:ins>
      <w:ins w:id="669" w:author="Zach Lessig" w:date="2019-01-29T15:45:00Z">
        <w:r w:rsidR="00633E52" w:rsidRPr="00E97C61">
          <w:rPr>
            <w:rFonts w:ascii="Times New Roman" w:eastAsia="STHupo" w:hAnsi="Times New Roman" w:cs="Times New Roman"/>
            <w:noProof/>
          </w:rPr>
          <w:t xml:space="preserve">suggest that K600 values are unexpectedly </w:t>
        </w:r>
      </w:ins>
      <w:ins w:id="670" w:author="Zach Lessig" w:date="2019-01-29T15:46:00Z">
        <w:r w:rsidR="00633E52" w:rsidRPr="00E97C61">
          <w:rPr>
            <w:rFonts w:ascii="Times New Roman" w:eastAsia="STHupo" w:hAnsi="Times New Roman" w:cs="Times New Roman"/>
            <w:noProof/>
          </w:rPr>
          <w:t>high when measured directly</w:t>
        </w:r>
      </w:ins>
      <w:ins w:id="671" w:author="Zach Lessig" w:date="2019-01-29T15:54:00Z">
        <w:r w:rsidR="008D210A" w:rsidRPr="00E97C61">
          <w:rPr>
            <w:rFonts w:ascii="Times New Roman" w:eastAsia="STHupo" w:hAnsi="Times New Roman" w:cs="Times New Roman"/>
            <w:noProof/>
          </w:rPr>
          <w:t xml:space="preserve"> in high </w:t>
        </w:r>
      </w:ins>
      <w:ins w:id="672" w:author="Zach Lessig" w:date="2019-01-29T15:55:00Z">
        <w:r w:rsidR="00C20232" w:rsidRPr="00E97C61">
          <w:rPr>
            <w:rFonts w:ascii="Times New Roman" w:eastAsia="STHupo" w:hAnsi="Times New Roman" w:cs="Times New Roman"/>
            <w:noProof/>
          </w:rPr>
          <w:t xml:space="preserve">gradient streams.  Although this technique </w:t>
        </w:r>
      </w:ins>
      <w:ins w:id="673" w:author="Zach Lessig" w:date="2019-01-29T16:02:00Z">
        <w:r w:rsidR="008D210A" w:rsidRPr="00E97C61">
          <w:rPr>
            <w:rFonts w:ascii="Times New Roman" w:eastAsia="STHupo" w:hAnsi="Times New Roman" w:cs="Times New Roman"/>
            <w:noProof/>
          </w:rPr>
          <w:t>used</w:t>
        </w:r>
      </w:ins>
      <w:ins w:id="674" w:author="Zach Lessig" w:date="2019-01-29T15:58:00Z">
        <w:r w:rsidR="008D210A" w:rsidRPr="00E97C61">
          <w:rPr>
            <w:rFonts w:ascii="Times New Roman" w:eastAsia="STHupo" w:hAnsi="Times New Roman" w:cs="Times New Roman"/>
            <w:noProof/>
          </w:rPr>
          <w:t xml:space="preserve"> an equation based on a relationship with </w:t>
        </w:r>
      </w:ins>
      <w:ins w:id="675" w:author="Zach Lessig" w:date="2019-01-29T16:04:00Z">
        <w:r w:rsidR="00C20232" w:rsidRPr="00E97C61">
          <w:rPr>
            <w:rFonts w:ascii="Times New Roman" w:eastAsia="STHupo" w:hAnsi="Times New Roman" w:cs="Times New Roman"/>
            <w:noProof/>
          </w:rPr>
          <w:t xml:space="preserve">a lower sample size (n=8 vs n=14) it had </w:t>
        </w:r>
      </w:ins>
      <w:ins w:id="676" w:author="Zach Lessig" w:date="2019-01-29T15:58:00Z">
        <w:r w:rsidR="008D210A" w:rsidRPr="00E97C61">
          <w:rPr>
            <w:rFonts w:ascii="Times New Roman" w:eastAsia="STHupo" w:hAnsi="Times New Roman" w:cs="Times New Roman"/>
            <w:noProof/>
          </w:rPr>
          <w:t>a larger R</w:t>
        </w:r>
        <w:r w:rsidR="008D210A" w:rsidRPr="00E97C61">
          <w:rPr>
            <w:rFonts w:ascii="Times New Roman" w:eastAsia="STHupo" w:hAnsi="Times New Roman" w:cs="Times New Roman"/>
            <w:noProof/>
            <w:vertAlign w:val="superscript"/>
            <w:rPrChange w:id="677" w:author="Zach Lessig" w:date="2019-02-08T12:55:00Z">
              <w:rPr>
                <w:rFonts w:ascii="Times New Roman" w:eastAsia="STHupo" w:hAnsi="Times New Roman" w:cs="Times New Roman"/>
                <w:noProof/>
              </w:rPr>
            </w:rPrChange>
          </w:rPr>
          <w:t>2</w:t>
        </w:r>
        <w:r w:rsidR="008D210A" w:rsidRPr="00E97C61">
          <w:rPr>
            <w:rFonts w:ascii="Times New Roman" w:eastAsia="STHupo" w:hAnsi="Times New Roman" w:cs="Times New Roman"/>
            <w:noProof/>
          </w:rPr>
          <w:t>, smaller P</w:t>
        </w:r>
      </w:ins>
      <w:ins w:id="678" w:author="Zach Lessig" w:date="2019-01-29T16:02:00Z">
        <w:r w:rsidR="008D210A" w:rsidRPr="00E97C61">
          <w:rPr>
            <w:rFonts w:ascii="Times New Roman" w:eastAsia="STHupo" w:hAnsi="Times New Roman" w:cs="Times New Roman"/>
            <w:noProof/>
          </w:rPr>
          <w:t xml:space="preserve">-value and </w:t>
        </w:r>
      </w:ins>
      <w:ins w:id="679" w:author="Zach Lessig" w:date="2019-01-29T16:03:00Z">
        <w:r w:rsidR="008D210A" w:rsidRPr="00E97C61">
          <w:rPr>
            <w:rFonts w:ascii="Times New Roman" w:eastAsia="STHupo" w:hAnsi="Times New Roman" w:cs="Times New Roman"/>
            <w:noProof/>
          </w:rPr>
          <w:t xml:space="preserve">5 </w:t>
        </w:r>
      </w:ins>
      <w:ins w:id="680" w:author="Zach Lessig" w:date="2019-01-29T16:02:00Z">
        <w:r w:rsidR="008D210A" w:rsidRPr="00E97C61">
          <w:rPr>
            <w:rFonts w:ascii="Times New Roman" w:eastAsia="STHupo" w:hAnsi="Times New Roman" w:cs="Times New Roman"/>
            <w:noProof/>
          </w:rPr>
          <w:t>more usable model output values</w:t>
        </w:r>
      </w:ins>
      <w:ins w:id="681" w:author="Zach Lessig" w:date="2019-01-29T16:03:00Z">
        <w:r w:rsidR="008D210A" w:rsidRPr="00E97C61">
          <w:rPr>
            <w:rFonts w:ascii="Times New Roman" w:eastAsia="STHupo" w:hAnsi="Times New Roman" w:cs="Times New Roman"/>
            <w:noProof/>
          </w:rPr>
          <w:t xml:space="preserve"> (26 vs 2</w:t>
        </w:r>
      </w:ins>
      <w:ins w:id="682" w:author="Zach Lessig" w:date="2019-01-30T11:46:00Z">
        <w:r w:rsidR="004455A0" w:rsidRPr="00E97C61">
          <w:rPr>
            <w:rFonts w:ascii="Times New Roman" w:eastAsia="STHupo" w:hAnsi="Times New Roman" w:cs="Times New Roman"/>
            <w:noProof/>
          </w:rPr>
          <w:t>1).</w:t>
        </w:r>
      </w:ins>
    </w:p>
    <w:p w14:paraId="3B44D795" w14:textId="02D5F7A0" w:rsidR="00DD0E75" w:rsidRPr="00E97C61" w:rsidDel="004455A0" w:rsidRDefault="00E73D30">
      <w:pPr>
        <w:spacing w:line="480" w:lineRule="auto"/>
        <w:jc w:val="center"/>
        <w:outlineLvl w:val="0"/>
        <w:rPr>
          <w:del w:id="683" w:author="Zach Lessig" w:date="2019-01-30T11:22:00Z"/>
          <w:rFonts w:ascii="Times New Roman" w:eastAsia="STHupo" w:hAnsi="Times New Roman" w:cs="Times New Roman"/>
          <w:u w:val="single"/>
          <w:rPrChange w:id="684" w:author="Zach Lessig" w:date="2019-02-08T12:55:00Z">
            <w:rPr>
              <w:del w:id="685" w:author="Zach Lessig" w:date="2019-01-30T11:22:00Z"/>
              <w:rFonts w:ascii="Times New Roman" w:eastAsia="STHupo" w:hAnsi="Times New Roman" w:cs="Times New Roman"/>
              <w:noProof/>
            </w:rPr>
          </w:rPrChange>
        </w:rPr>
        <w:pPrChange w:id="686" w:author="Zach Lessig" w:date="2019-02-08T12:56:00Z">
          <w:pPr>
            <w:spacing w:line="480" w:lineRule="auto"/>
          </w:pPr>
        </w:pPrChange>
      </w:pPr>
      <w:ins w:id="687" w:author="Zach Lessig" w:date="2019-01-30T12:42:00Z">
        <w:r w:rsidRPr="00E97C61">
          <w:rPr>
            <w:rFonts w:ascii="Times New Roman" w:eastAsia="STHupo" w:hAnsi="Times New Roman" w:cs="Times New Roman"/>
            <w:u w:val="single"/>
          </w:rPr>
          <w:t>Statistical Analysis</w:t>
        </w:r>
      </w:ins>
      <w:del w:id="688" w:author="Zach Lessig" w:date="2019-01-29T11:35:00Z">
        <w:r w:rsidR="00DD0E75" w:rsidRPr="00E97C61" w:rsidDel="00F71DE9">
          <w:rPr>
            <w:rFonts w:ascii="Times New Roman" w:eastAsia="STHupo" w:hAnsi="Times New Roman" w:cs="Times New Roman"/>
            <w:noProof/>
          </w:rPr>
          <w:delText xml:space="preserve"> in</w:delText>
        </w:r>
      </w:del>
      <w:del w:id="689" w:author="Zach Lessig" w:date="2019-01-29T11:34:00Z">
        <w:r w:rsidR="008A2812" w:rsidRPr="00E97C61" w:rsidDel="00F71DE9">
          <w:rPr>
            <w:rFonts w:ascii="Times New Roman" w:eastAsia="STHupo" w:hAnsi="Times New Roman" w:cs="Times New Roman"/>
            <w:noProof/>
          </w:rPr>
          <w:delText xml:space="preserve"> </w:delText>
        </w:r>
        <w:r w:rsidR="00DD0E75" w:rsidRPr="00E97C61" w:rsidDel="00F71DE9">
          <w:rPr>
            <w:rFonts w:ascii="Times New Roman" w:eastAsia="STHupo" w:hAnsi="Times New Roman" w:cs="Times New Roman"/>
            <w:noProof/>
          </w:rPr>
          <w:delText xml:space="preserve"> </w:delText>
        </w:r>
        <w:commentRangeStart w:id="690"/>
        <w:r w:rsidR="00DD0E75" w:rsidRPr="00E97C61" w:rsidDel="00F71DE9">
          <w:rPr>
            <w:rFonts w:ascii="Times New Roman" w:eastAsia="STHupo" w:hAnsi="Times New Roman" w:cs="Times New Roman"/>
            <w:noProof/>
          </w:rPr>
          <w:delText xml:space="preserve">m/m </w:delText>
        </w:r>
        <w:commentRangeEnd w:id="690"/>
        <w:r w:rsidR="00561869" w:rsidRPr="00E97C61" w:rsidDel="00F71DE9">
          <w:rPr>
            <w:rStyle w:val="CommentReference"/>
            <w:rFonts w:ascii="Times New Roman" w:hAnsi="Times New Roman" w:cs="Times New Roman"/>
            <w:sz w:val="24"/>
            <w:szCs w:val="24"/>
            <w:rPrChange w:id="691" w:author="Zach Lessig" w:date="2019-02-08T12:55:00Z">
              <w:rPr>
                <w:rStyle w:val="CommentReference"/>
              </w:rPr>
            </w:rPrChange>
          </w:rPr>
          <w:commentReference w:id="690"/>
        </w:r>
        <w:r w:rsidR="00DD0E75" w:rsidRPr="00E97C61" w:rsidDel="00F71DE9">
          <w:rPr>
            <w:rFonts w:ascii="Times New Roman" w:eastAsia="STHupo" w:hAnsi="Times New Roman" w:cs="Times New Roman"/>
            <w:noProof/>
          </w:rPr>
          <w:delText>o</w:delText>
        </w:r>
      </w:del>
      <w:del w:id="692" w:author="Zach Lessig" w:date="2019-01-29T11:35:00Z">
        <w:r w:rsidR="00DD0E75" w:rsidRPr="00E97C61" w:rsidDel="00F71DE9">
          <w:rPr>
            <w:rFonts w:ascii="Times New Roman" w:eastAsia="STHupo" w:hAnsi="Times New Roman" w:cs="Times New Roman"/>
            <w:noProof/>
          </w:rPr>
          <w:delText>r %</w:delText>
        </w:r>
        <w:r w:rsidR="008A2812" w:rsidRPr="00E97C61" w:rsidDel="00F71DE9">
          <w:rPr>
            <w:rFonts w:ascii="Times New Roman" w:eastAsia="STHupo" w:hAnsi="Times New Roman" w:cs="Times New Roman"/>
            <w:noProof/>
          </w:rPr>
          <w:delText>.</w:delText>
        </w:r>
        <w:commentRangeEnd w:id="439"/>
        <w:r w:rsidR="00561869" w:rsidRPr="00E97C61" w:rsidDel="00F71DE9">
          <w:rPr>
            <w:rStyle w:val="CommentReference"/>
            <w:rFonts w:ascii="Times New Roman" w:hAnsi="Times New Roman" w:cs="Times New Roman"/>
            <w:sz w:val="24"/>
            <w:szCs w:val="24"/>
            <w:rPrChange w:id="693" w:author="Zach Lessig" w:date="2019-02-08T12:55:00Z">
              <w:rPr>
                <w:rStyle w:val="CommentReference"/>
              </w:rPr>
            </w:rPrChange>
          </w:rPr>
          <w:commentReference w:id="439"/>
        </w:r>
      </w:del>
    </w:p>
    <w:p w14:paraId="0244130B" w14:textId="256807D8" w:rsidR="002B1E96" w:rsidRPr="00E97C61" w:rsidDel="004455A0" w:rsidRDefault="002B1E96">
      <w:pPr>
        <w:spacing w:line="480" w:lineRule="auto"/>
        <w:jc w:val="center"/>
        <w:rPr>
          <w:del w:id="694" w:author="Zach Lessig" w:date="2019-01-30T11:21:00Z"/>
          <w:rFonts w:ascii="Times New Roman" w:eastAsia="STHupo" w:hAnsi="Times New Roman" w:cs="Times New Roman"/>
          <w:u w:val="single"/>
          <w:rPrChange w:id="695" w:author="Zach Lessig" w:date="2019-02-08T12:55:00Z">
            <w:rPr>
              <w:del w:id="696" w:author="Zach Lessig" w:date="2019-01-30T11:21:00Z"/>
              <w:rFonts w:ascii="Times New Roman" w:eastAsia="STHupo" w:hAnsi="Times New Roman" w:cs="Times New Roman"/>
              <w:b/>
            </w:rPr>
          </w:rPrChange>
        </w:rPr>
        <w:pPrChange w:id="697" w:author="Zach Lessig" w:date="2019-02-08T12:56:00Z">
          <w:pPr>
            <w:spacing w:line="480" w:lineRule="auto"/>
            <w:jc w:val="center"/>
            <w:outlineLvl w:val="0"/>
          </w:pPr>
        </w:pPrChange>
      </w:pPr>
      <w:del w:id="698" w:author="Zach Lessig" w:date="2019-01-30T11:21:00Z">
        <w:r w:rsidRPr="00E97C61" w:rsidDel="004455A0">
          <w:rPr>
            <w:rFonts w:ascii="Times New Roman" w:eastAsia="STHupo" w:hAnsi="Times New Roman" w:cs="Times New Roman"/>
            <w:u w:val="single"/>
            <w:rPrChange w:id="699" w:author="Zach Lessig" w:date="2019-02-08T12:55:00Z">
              <w:rPr>
                <w:rFonts w:ascii="Times New Roman" w:eastAsia="STHupo" w:hAnsi="Times New Roman" w:cs="Times New Roman"/>
                <w:b/>
              </w:rPr>
            </w:rPrChange>
          </w:rPr>
          <w:delText>Stream Nutrients</w:delText>
        </w:r>
      </w:del>
    </w:p>
    <w:p w14:paraId="24A355A8" w14:textId="38592D98" w:rsidR="002B1E96" w:rsidRPr="00E97C61" w:rsidDel="004455A0" w:rsidRDefault="002B1E96">
      <w:pPr>
        <w:spacing w:line="480" w:lineRule="auto"/>
        <w:jc w:val="center"/>
        <w:rPr>
          <w:del w:id="700" w:author="Zach Lessig" w:date="2019-01-30T11:21:00Z"/>
          <w:rFonts w:ascii="Times New Roman" w:eastAsia="STHupo" w:hAnsi="Times New Roman" w:cs="Times New Roman"/>
          <w:noProof/>
        </w:rPr>
        <w:pPrChange w:id="701" w:author="Zach Lessig" w:date="2019-02-08T12:56:00Z">
          <w:pPr>
            <w:spacing w:line="480" w:lineRule="auto"/>
          </w:pPr>
        </w:pPrChange>
      </w:pPr>
      <w:del w:id="702" w:author="Zach Lessig" w:date="2019-01-30T11:21:00Z">
        <w:r w:rsidRPr="00E97C61" w:rsidDel="004455A0">
          <w:rPr>
            <w:rFonts w:ascii="Times New Roman" w:eastAsia="STHupo" w:hAnsi="Times New Roman" w:cs="Times New Roman"/>
            <w:noProof/>
          </w:rPr>
          <w:tab/>
        </w:r>
        <w:r w:rsidR="00C93CCD" w:rsidRPr="00E97C61" w:rsidDel="004455A0">
          <w:rPr>
            <w:rFonts w:ascii="Times New Roman" w:eastAsia="STHupo" w:hAnsi="Times New Roman" w:cs="Times New Roman"/>
            <w:noProof/>
          </w:rPr>
          <w:delText>I collected stream water</w:delText>
        </w:r>
        <w:r w:rsidRPr="00E97C61" w:rsidDel="004455A0">
          <w:rPr>
            <w:rFonts w:ascii="Times New Roman" w:eastAsia="STHupo" w:hAnsi="Times New Roman" w:cs="Times New Roman"/>
            <w:noProof/>
          </w:rPr>
          <w:delText xml:space="preserve"> </w:delText>
        </w:r>
        <w:r w:rsidR="00717CB4" w:rsidRPr="00E97C61" w:rsidDel="004455A0">
          <w:rPr>
            <w:rFonts w:ascii="Times New Roman" w:eastAsia="STHupo" w:hAnsi="Times New Roman" w:cs="Times New Roman"/>
            <w:noProof/>
          </w:rPr>
          <w:delText>in acid washed</w:delText>
        </w:r>
        <w:r w:rsidR="00C776FC" w:rsidRPr="00E97C61" w:rsidDel="004455A0">
          <w:rPr>
            <w:rFonts w:ascii="Times New Roman" w:eastAsia="STHupo" w:hAnsi="Times New Roman" w:cs="Times New Roman"/>
            <w:noProof/>
          </w:rPr>
          <w:delText xml:space="preserve"> HDPE</w:delText>
        </w:r>
        <w:r w:rsidR="00717CB4" w:rsidRPr="00E97C61" w:rsidDel="004455A0">
          <w:rPr>
            <w:rFonts w:ascii="Times New Roman" w:eastAsia="STHupo" w:hAnsi="Times New Roman" w:cs="Times New Roman"/>
            <w:noProof/>
          </w:rPr>
          <w:delText xml:space="preserve"> bottles in </w:delText>
        </w:r>
        <w:commentRangeStart w:id="703"/>
        <w:r w:rsidR="00717CB4" w:rsidRPr="00E97C61" w:rsidDel="004455A0">
          <w:rPr>
            <w:rFonts w:ascii="Times New Roman" w:eastAsia="STHupo" w:hAnsi="Times New Roman" w:cs="Times New Roman"/>
            <w:noProof/>
          </w:rPr>
          <w:delText xml:space="preserve">triplicate </w:delText>
        </w:r>
        <w:commentRangeEnd w:id="703"/>
        <w:r w:rsidR="00561869" w:rsidRPr="00E97C61" w:rsidDel="004455A0">
          <w:rPr>
            <w:rStyle w:val="CommentReference"/>
            <w:rFonts w:ascii="Times New Roman" w:hAnsi="Times New Roman" w:cs="Times New Roman"/>
            <w:sz w:val="24"/>
            <w:szCs w:val="24"/>
            <w:rPrChange w:id="704" w:author="Zach Lessig" w:date="2019-02-08T12:55:00Z">
              <w:rPr>
                <w:rStyle w:val="CommentReference"/>
              </w:rPr>
            </w:rPrChange>
          </w:rPr>
          <w:commentReference w:id="703"/>
        </w:r>
        <w:r w:rsidR="00717CB4" w:rsidRPr="00E97C61" w:rsidDel="004455A0">
          <w:rPr>
            <w:rFonts w:ascii="Times New Roman" w:eastAsia="STHupo" w:hAnsi="Times New Roman" w:cs="Times New Roman"/>
            <w:noProof/>
          </w:rPr>
          <w:delText xml:space="preserve">using </w:delText>
        </w:r>
        <w:r w:rsidR="00C776FC" w:rsidRPr="00E97C61" w:rsidDel="004455A0">
          <w:rPr>
            <w:rFonts w:ascii="Times New Roman" w:eastAsia="STHupo" w:hAnsi="Times New Roman" w:cs="Times New Roman"/>
            <w:noProof/>
          </w:rPr>
          <w:delText>1µm glass fiber syringe filters (</w:delText>
        </w:r>
        <w:r w:rsidR="00C93CCD" w:rsidRPr="00E97C61" w:rsidDel="004455A0">
          <w:rPr>
            <w:rFonts w:ascii="Times New Roman" w:eastAsia="STHupo" w:hAnsi="Times New Roman" w:cs="Times New Roman"/>
            <w:noProof/>
          </w:rPr>
          <w:delText xml:space="preserve">Type A/E Glass Fiber Filter, Pall </w:delText>
        </w:r>
        <w:r w:rsidR="00F0052B" w:rsidRPr="00E97C61" w:rsidDel="004455A0">
          <w:rPr>
            <w:rFonts w:ascii="Times New Roman" w:eastAsia="STHupo" w:hAnsi="Times New Roman" w:cs="Times New Roman"/>
            <w:noProof/>
          </w:rPr>
          <w:delText xml:space="preserve">Corporation).  </w:delText>
        </w:r>
        <w:r w:rsidR="00C93CCD" w:rsidRPr="00E97C61" w:rsidDel="004455A0">
          <w:rPr>
            <w:rFonts w:ascii="Times New Roman" w:eastAsia="STHupo" w:hAnsi="Times New Roman" w:cs="Times New Roman"/>
            <w:noProof/>
          </w:rPr>
          <w:delText>I acidified one of these samples intended</w:delText>
        </w:r>
        <w:r w:rsidR="0022177E" w:rsidRPr="00E97C61" w:rsidDel="004455A0">
          <w:rPr>
            <w:rFonts w:ascii="Times New Roman" w:eastAsia="STHupo" w:hAnsi="Times New Roman" w:cs="Times New Roman"/>
            <w:noProof/>
          </w:rPr>
          <w:delText xml:space="preserve"> for </w:delText>
        </w:r>
        <w:r w:rsidR="00C93CCD" w:rsidRPr="00E97C61" w:rsidDel="004455A0">
          <w:rPr>
            <w:rFonts w:ascii="Times New Roman" w:eastAsia="STHupo" w:hAnsi="Times New Roman" w:cs="Times New Roman"/>
            <w:noProof/>
          </w:rPr>
          <w:delText>dissolved organic carbon (</w:delText>
        </w:r>
        <w:r w:rsidR="00202100" w:rsidRPr="00E97C61" w:rsidDel="004455A0">
          <w:rPr>
            <w:rFonts w:ascii="Times New Roman" w:eastAsia="STHupo" w:hAnsi="Times New Roman" w:cs="Times New Roman"/>
            <w:noProof/>
          </w:rPr>
          <w:delText>DOC)</w:delText>
        </w:r>
        <w:r w:rsidR="00854009" w:rsidRPr="00E97C61" w:rsidDel="004455A0">
          <w:rPr>
            <w:rFonts w:ascii="Times New Roman" w:eastAsia="STHupo" w:hAnsi="Times New Roman" w:cs="Times New Roman"/>
            <w:noProof/>
          </w:rPr>
          <w:delText xml:space="preserve"> analysis</w:delText>
        </w:r>
        <w:r w:rsidR="00202100" w:rsidRPr="00E97C61" w:rsidDel="004455A0">
          <w:rPr>
            <w:rFonts w:ascii="Times New Roman" w:eastAsia="STHupo" w:hAnsi="Times New Roman" w:cs="Times New Roman"/>
            <w:noProof/>
          </w:rPr>
          <w:delText xml:space="preserve"> with 100µL of 0.5N HCl</w:delText>
        </w:r>
      </w:del>
      <w:ins w:id="705" w:author="Clay Arango" w:date="2019-01-23T12:02:00Z">
        <w:del w:id="706" w:author="Zach Lessig" w:date="2019-01-30T11:21:00Z">
          <w:r w:rsidR="00561869" w:rsidRPr="00E97C61" w:rsidDel="004455A0">
            <w:rPr>
              <w:rFonts w:ascii="Times New Roman" w:eastAsia="STHupo" w:hAnsi="Times New Roman" w:cs="Times New Roman"/>
              <w:noProof/>
            </w:rPr>
            <w:delText xml:space="preserve"> to </w:delText>
          </w:r>
        </w:del>
        <w:del w:id="707" w:author="Zach Lessig" w:date="2019-01-29T16:18:00Z">
          <w:r w:rsidR="00561869" w:rsidRPr="00E97C61" w:rsidDel="00AC590A">
            <w:rPr>
              <w:rFonts w:ascii="Times New Roman" w:eastAsia="STHupo" w:hAnsi="Times New Roman" w:cs="Times New Roman"/>
              <w:noProof/>
            </w:rPr>
            <w:delText xml:space="preserve">reduce pH to </w:delText>
          </w:r>
        </w:del>
        <w:del w:id="708" w:author="Zach Lessig" w:date="2019-01-29T16:17:00Z">
          <w:r w:rsidR="00561869" w:rsidRPr="00E97C61" w:rsidDel="00AC590A">
            <w:rPr>
              <w:rFonts w:ascii="Times New Roman" w:eastAsia="STHupo" w:hAnsi="Times New Roman" w:cs="Times New Roman"/>
              <w:noProof/>
            </w:rPr>
            <w:delText>XX</w:delText>
          </w:r>
        </w:del>
      </w:ins>
      <w:del w:id="709" w:author="Zach Lessig" w:date="2019-01-30T11:21:00Z">
        <w:r w:rsidR="00202100" w:rsidRPr="00E97C61" w:rsidDel="004455A0">
          <w:rPr>
            <w:rFonts w:ascii="Times New Roman" w:eastAsia="STHupo" w:hAnsi="Times New Roman" w:cs="Times New Roman"/>
            <w:noProof/>
          </w:rPr>
          <w:delText>.</w:delText>
        </w:r>
        <w:r w:rsidR="00FE3545" w:rsidRPr="00E97C61" w:rsidDel="004455A0">
          <w:rPr>
            <w:rFonts w:ascii="Times New Roman" w:eastAsia="STHupo" w:hAnsi="Times New Roman" w:cs="Times New Roman"/>
            <w:noProof/>
          </w:rPr>
          <w:delText xml:space="preserve">  These samples were transported in a cooler out of the field and s</w:delText>
        </w:r>
      </w:del>
      <w:ins w:id="710" w:author="Clay Arango" w:date="2019-01-23T12:02:00Z">
        <w:del w:id="711" w:author="Zach Lessig" w:date="2019-01-30T11:21:00Z">
          <w:r w:rsidR="00561869" w:rsidRPr="00E97C61" w:rsidDel="004455A0">
            <w:rPr>
              <w:rFonts w:ascii="Times New Roman" w:eastAsia="STHupo" w:hAnsi="Times New Roman" w:cs="Times New Roman"/>
              <w:noProof/>
            </w:rPr>
            <w:delText>t</w:delText>
          </w:r>
        </w:del>
      </w:ins>
      <w:del w:id="712" w:author="Zach Lessig" w:date="2019-01-30T11:21:00Z">
        <w:r w:rsidR="00FE3545" w:rsidRPr="00E97C61" w:rsidDel="004455A0">
          <w:rPr>
            <w:rFonts w:ascii="Times New Roman" w:eastAsia="STHupo" w:hAnsi="Times New Roman" w:cs="Times New Roman"/>
            <w:noProof/>
          </w:rPr>
          <w:delText>rot</w:delText>
        </w:r>
      </w:del>
      <w:ins w:id="713" w:author="Clay Arango" w:date="2019-01-23T12:02:00Z">
        <w:del w:id="714" w:author="Zach Lessig" w:date="2019-01-30T11:21:00Z">
          <w:r w:rsidR="00561869" w:rsidRPr="00E97C61" w:rsidDel="004455A0">
            <w:rPr>
              <w:rFonts w:ascii="Times New Roman" w:eastAsia="STHupo" w:hAnsi="Times New Roman" w:cs="Times New Roman"/>
              <w:noProof/>
            </w:rPr>
            <w:delText>r</w:delText>
          </w:r>
        </w:del>
      </w:ins>
      <w:del w:id="715" w:author="Zach Lessig" w:date="2019-01-30T11:21:00Z">
        <w:r w:rsidR="00FE3545" w:rsidRPr="00E97C61" w:rsidDel="004455A0">
          <w:rPr>
            <w:rFonts w:ascii="Times New Roman" w:eastAsia="STHupo" w:hAnsi="Times New Roman" w:cs="Times New Roman"/>
            <w:noProof/>
          </w:rPr>
          <w:delText>ed in a freezer where they were kept frozen until analysis.</w:delText>
        </w:r>
      </w:del>
    </w:p>
    <w:p w14:paraId="2902E16B" w14:textId="2BC8D528" w:rsidR="00202100" w:rsidRPr="00E97C61" w:rsidDel="004455A0" w:rsidRDefault="00202100">
      <w:pPr>
        <w:spacing w:line="480" w:lineRule="auto"/>
        <w:jc w:val="center"/>
        <w:rPr>
          <w:del w:id="716" w:author="Zach Lessig" w:date="2019-01-30T11:21:00Z"/>
          <w:rFonts w:ascii="Times New Roman" w:eastAsia="STHupo" w:hAnsi="Times New Roman" w:cs="Times New Roman"/>
          <w:noProof/>
        </w:rPr>
        <w:pPrChange w:id="717" w:author="Zach Lessig" w:date="2019-02-08T12:56:00Z">
          <w:pPr>
            <w:spacing w:line="480" w:lineRule="auto"/>
          </w:pPr>
        </w:pPrChange>
      </w:pPr>
      <w:del w:id="718" w:author="Zach Lessig" w:date="2019-01-30T11:21:00Z">
        <w:r w:rsidRPr="00E97C61" w:rsidDel="004455A0">
          <w:rPr>
            <w:rFonts w:ascii="Times New Roman" w:eastAsia="STHupo" w:hAnsi="Times New Roman" w:cs="Times New Roman"/>
            <w:noProof/>
          </w:rPr>
          <w:tab/>
        </w:r>
        <w:r w:rsidR="00F0052B" w:rsidRPr="00E97C61" w:rsidDel="004455A0">
          <w:rPr>
            <w:rFonts w:ascii="Times New Roman" w:eastAsia="STHupo" w:hAnsi="Times New Roman" w:cs="Times New Roman"/>
            <w:noProof/>
          </w:rPr>
          <w:delText>I analyzed the sample</w:delText>
        </w:r>
        <w:r w:rsidR="00854009" w:rsidRPr="00E97C61" w:rsidDel="004455A0">
          <w:rPr>
            <w:rFonts w:ascii="Times New Roman" w:eastAsia="STHupo" w:hAnsi="Times New Roman" w:cs="Times New Roman"/>
            <w:noProof/>
          </w:rPr>
          <w:delText>s</w:delText>
        </w:r>
        <w:r w:rsidR="00F0052B" w:rsidRPr="00E97C61" w:rsidDel="004455A0">
          <w:rPr>
            <w:rFonts w:ascii="Times New Roman" w:eastAsia="STHupo" w:hAnsi="Times New Roman" w:cs="Times New Roman"/>
            <w:noProof/>
          </w:rPr>
          <w:delText xml:space="preserve"> for </w:delText>
        </w:r>
      </w:del>
      <w:ins w:id="719" w:author="Clay Arango" w:date="2019-01-23T12:03:00Z">
        <w:del w:id="720" w:author="Zach Lessig" w:date="2019-01-30T11:21:00Z">
          <w:r w:rsidR="00561869" w:rsidRPr="00E97C61" w:rsidDel="004455A0">
            <w:rPr>
              <w:rFonts w:ascii="Times New Roman" w:eastAsia="STHupo" w:hAnsi="Times New Roman" w:cs="Times New Roman"/>
              <w:noProof/>
            </w:rPr>
            <w:delText>ammonium (NH</w:delText>
          </w:r>
          <w:r w:rsidR="00561869" w:rsidRPr="00E97C61" w:rsidDel="004455A0">
            <w:rPr>
              <w:rFonts w:ascii="Times New Roman" w:eastAsia="STHupo" w:hAnsi="Times New Roman" w:cs="Times New Roman"/>
              <w:noProof/>
              <w:vertAlign w:val="subscript"/>
              <w:rPrChange w:id="721" w:author="Zach Lessig" w:date="2019-02-08T12:55:00Z">
                <w:rPr>
                  <w:rFonts w:ascii="Times New Roman" w:eastAsia="STHupo" w:hAnsi="Times New Roman" w:cs="Times New Roman"/>
                  <w:noProof/>
                </w:rPr>
              </w:rPrChange>
            </w:rPr>
            <w:delText>4</w:delText>
          </w:r>
          <w:r w:rsidR="00561869" w:rsidRPr="00E97C61" w:rsidDel="004455A0">
            <w:rPr>
              <w:rFonts w:ascii="Times New Roman" w:eastAsia="STHupo" w:hAnsi="Times New Roman" w:cs="Times New Roman"/>
              <w:noProof/>
              <w:vertAlign w:val="superscript"/>
              <w:rPrChange w:id="722" w:author="Zach Lessig" w:date="2019-02-08T12:55:00Z">
                <w:rPr>
                  <w:rFonts w:ascii="Times New Roman" w:eastAsia="STHupo" w:hAnsi="Times New Roman" w:cs="Times New Roman"/>
                  <w:noProof/>
                </w:rPr>
              </w:rPrChange>
            </w:rPr>
            <w:delText>+</w:delText>
          </w:r>
          <w:r w:rsidR="00561869" w:rsidRPr="00E97C61" w:rsidDel="004455A0">
            <w:rPr>
              <w:rFonts w:ascii="Times New Roman" w:eastAsia="STHupo" w:hAnsi="Times New Roman" w:cs="Times New Roman"/>
              <w:noProof/>
            </w:rPr>
            <w:delText>)</w:delText>
          </w:r>
        </w:del>
      </w:ins>
      <w:ins w:id="723" w:author="Clay Arango" w:date="2019-01-23T12:07:00Z">
        <w:del w:id="724" w:author="Zach Lessig" w:date="2019-01-30T11:21:00Z">
          <w:r w:rsidR="001277CF" w:rsidRPr="00E97C61" w:rsidDel="004455A0">
            <w:rPr>
              <w:rFonts w:ascii="Times New Roman" w:eastAsia="STHupo" w:hAnsi="Times New Roman" w:cs="Times New Roman"/>
              <w:noProof/>
            </w:rPr>
            <w:delText xml:space="preserve"> using </w:delText>
          </w:r>
        </w:del>
        <w:del w:id="725" w:author="Zach Lessig" w:date="2019-01-29T18:38:00Z">
          <w:r w:rsidR="001277CF" w:rsidRPr="00E97C61" w:rsidDel="0097282C">
            <w:rPr>
              <w:rFonts w:ascii="Times New Roman" w:eastAsia="STHupo" w:hAnsi="Times New Roman" w:cs="Times New Roman"/>
              <w:noProof/>
            </w:rPr>
            <w:delText>XXXX</w:delText>
          </w:r>
        </w:del>
        <w:del w:id="726" w:author="Zach Lessig" w:date="2019-01-29T18:43:00Z">
          <w:r w:rsidR="001277CF" w:rsidRPr="00E97C61" w:rsidDel="0097282C">
            <w:rPr>
              <w:rFonts w:ascii="Times New Roman" w:eastAsia="STHupo" w:hAnsi="Times New Roman" w:cs="Times New Roman"/>
              <w:noProof/>
            </w:rPr>
            <w:delText xml:space="preserve"> </w:delText>
          </w:r>
        </w:del>
        <w:del w:id="727" w:author="Zach Lessig" w:date="2019-01-30T11:21:00Z">
          <w:r w:rsidR="001277CF" w:rsidRPr="00E97C61" w:rsidDel="004455A0">
            <w:rPr>
              <w:rFonts w:ascii="Times New Roman" w:eastAsia="STHupo" w:hAnsi="Times New Roman" w:cs="Times New Roman"/>
              <w:noProof/>
            </w:rPr>
            <w:delText>method (</w:delText>
          </w:r>
        </w:del>
        <w:del w:id="728" w:author="Zach Lessig" w:date="2019-01-29T18:42:00Z">
          <w:r w:rsidR="001277CF" w:rsidRPr="00E97C61" w:rsidDel="0097282C">
            <w:rPr>
              <w:rFonts w:ascii="Times New Roman" w:eastAsia="STHupo" w:hAnsi="Times New Roman" w:cs="Times New Roman"/>
              <w:b/>
              <w:noProof/>
            </w:rPr>
            <w:delText>cite year</w:delText>
          </w:r>
        </w:del>
        <w:del w:id="729" w:author="Zach Lessig" w:date="2019-01-30T11:21:00Z">
          <w:r w:rsidR="001277CF" w:rsidRPr="00E97C61" w:rsidDel="004455A0">
            <w:rPr>
              <w:rFonts w:ascii="Times New Roman" w:eastAsia="STHupo" w:hAnsi="Times New Roman" w:cs="Times New Roman"/>
              <w:noProof/>
            </w:rPr>
            <w:delText>)</w:delText>
          </w:r>
        </w:del>
      </w:ins>
      <w:ins w:id="730" w:author="Clay Arango" w:date="2019-01-23T12:03:00Z">
        <w:del w:id="731" w:author="Zach Lessig" w:date="2019-01-30T11:21:00Z">
          <w:r w:rsidR="00561869" w:rsidRPr="00E97C61" w:rsidDel="004455A0">
            <w:rPr>
              <w:rFonts w:ascii="Times New Roman" w:eastAsia="STHupo" w:hAnsi="Times New Roman" w:cs="Times New Roman"/>
              <w:noProof/>
            </w:rPr>
            <w:delText>,</w:delText>
          </w:r>
        </w:del>
        <w:del w:id="732" w:author="Zach Lessig" w:date="2019-01-29T18:44:00Z">
          <w:r w:rsidR="00561869" w:rsidRPr="00E97C61" w:rsidDel="0097282C">
            <w:rPr>
              <w:rFonts w:ascii="Times New Roman" w:eastAsia="STHupo" w:hAnsi="Times New Roman" w:cs="Times New Roman"/>
              <w:noProof/>
            </w:rPr>
            <w:delText xml:space="preserve"> </w:delText>
          </w:r>
        </w:del>
      </w:ins>
      <w:ins w:id="733" w:author="Clay Arango" w:date="2019-01-23T12:05:00Z">
        <w:del w:id="734" w:author="Zach Lessig" w:date="2019-01-30T11:21:00Z">
          <w:r w:rsidR="00561869" w:rsidRPr="00E97C61" w:rsidDel="004455A0">
            <w:rPr>
              <w:rFonts w:ascii="Times New Roman" w:eastAsia="STHupo" w:hAnsi="Times New Roman" w:cs="Times New Roman"/>
              <w:noProof/>
            </w:rPr>
            <w:delText>nitrite</w:delText>
          </w:r>
        </w:del>
        <w:del w:id="735" w:author="Zach Lessig" w:date="2019-01-29T18:44:00Z">
          <w:r w:rsidR="00561869" w:rsidRPr="00E97C61" w:rsidDel="0097282C">
            <w:rPr>
              <w:rFonts w:ascii="Times New Roman" w:eastAsia="STHupo" w:hAnsi="Times New Roman" w:cs="Times New Roman"/>
              <w:noProof/>
            </w:rPr>
            <w:delText>+</w:delText>
          </w:r>
        </w:del>
      </w:ins>
      <w:ins w:id="736" w:author="Clay Arango" w:date="2019-01-23T12:03:00Z">
        <w:del w:id="737" w:author="Zach Lessig" w:date="2019-01-29T18:44:00Z">
          <w:r w:rsidR="00561869" w:rsidRPr="00E97C61" w:rsidDel="0097282C">
            <w:rPr>
              <w:rFonts w:ascii="Times New Roman" w:eastAsia="STHupo" w:hAnsi="Times New Roman" w:cs="Times New Roman"/>
              <w:noProof/>
            </w:rPr>
            <w:delText>nitrate</w:delText>
          </w:r>
        </w:del>
        <w:del w:id="738" w:author="Zach Lessig" w:date="2019-01-30T11:21:00Z">
          <w:r w:rsidR="00561869" w:rsidRPr="00E97C61" w:rsidDel="004455A0">
            <w:rPr>
              <w:rFonts w:ascii="Times New Roman" w:eastAsia="STHupo" w:hAnsi="Times New Roman" w:cs="Times New Roman"/>
              <w:noProof/>
            </w:rPr>
            <w:delText xml:space="preserve"> (</w:delText>
          </w:r>
        </w:del>
      </w:ins>
      <w:ins w:id="739" w:author="Clay Arango" w:date="2019-01-23T12:05:00Z">
        <w:del w:id="740" w:author="Zach Lessig" w:date="2019-01-29T18:51:00Z">
          <w:r w:rsidR="00561869" w:rsidRPr="00E97C61" w:rsidDel="009256C2">
            <w:rPr>
              <w:rFonts w:ascii="Times New Roman" w:eastAsia="STHupo" w:hAnsi="Times New Roman" w:cs="Times New Roman"/>
              <w:noProof/>
            </w:rPr>
            <w:delText>N</w:delText>
          </w:r>
        </w:del>
        <w:del w:id="741" w:author="Zach Lessig" w:date="2019-01-30T11:21:00Z">
          <w:r w:rsidR="00561869" w:rsidRPr="00E97C61" w:rsidDel="004455A0">
            <w:rPr>
              <w:rFonts w:ascii="Times New Roman" w:eastAsia="STHupo" w:hAnsi="Times New Roman" w:cs="Times New Roman"/>
              <w:noProof/>
            </w:rPr>
            <w:delText>O</w:delText>
          </w:r>
          <w:r w:rsidR="00561869" w:rsidRPr="00E97C61" w:rsidDel="004455A0">
            <w:rPr>
              <w:rFonts w:ascii="Times New Roman" w:eastAsia="STHupo" w:hAnsi="Times New Roman" w:cs="Times New Roman"/>
              <w:noProof/>
              <w:vertAlign w:val="subscript"/>
              <w:rPrChange w:id="742" w:author="Zach Lessig" w:date="2019-02-08T12:55:00Z">
                <w:rPr>
                  <w:rFonts w:ascii="Times New Roman" w:eastAsia="STHupo" w:hAnsi="Times New Roman" w:cs="Times New Roman"/>
                  <w:noProof/>
                </w:rPr>
              </w:rPrChange>
            </w:rPr>
            <w:delText>2</w:delText>
          </w:r>
          <w:r w:rsidR="00561869" w:rsidRPr="00E97C61" w:rsidDel="004455A0">
            <w:rPr>
              <w:rFonts w:ascii="Times New Roman" w:eastAsia="STHupo" w:hAnsi="Times New Roman" w:cs="Times New Roman"/>
              <w:noProof/>
              <w:vertAlign w:val="superscript"/>
              <w:rPrChange w:id="743" w:author="Zach Lessig" w:date="2019-02-08T12:55:00Z">
                <w:rPr>
                  <w:rFonts w:ascii="Times New Roman" w:eastAsia="STHupo" w:hAnsi="Times New Roman" w:cs="Times New Roman"/>
                  <w:noProof/>
                </w:rPr>
              </w:rPrChange>
            </w:rPr>
            <w:delText>-</w:delText>
          </w:r>
        </w:del>
        <w:del w:id="744" w:author="Zach Lessig" w:date="2019-01-29T18:53:00Z">
          <w:r w:rsidR="00561869" w:rsidRPr="00E97C61" w:rsidDel="009256C2">
            <w:rPr>
              <w:rFonts w:ascii="Times New Roman" w:eastAsia="STHupo" w:hAnsi="Times New Roman" w:cs="Times New Roman"/>
              <w:noProof/>
            </w:rPr>
            <w:delText>+</w:delText>
          </w:r>
        </w:del>
      </w:ins>
      <w:ins w:id="745" w:author="Clay Arango" w:date="2019-01-23T12:03:00Z">
        <w:del w:id="746" w:author="Zach Lessig" w:date="2019-01-29T18:44:00Z">
          <w:r w:rsidR="00561869" w:rsidRPr="00E97C61" w:rsidDel="0097282C">
            <w:rPr>
              <w:rFonts w:ascii="Times New Roman" w:eastAsia="STHupo" w:hAnsi="Times New Roman" w:cs="Times New Roman"/>
              <w:noProof/>
            </w:rPr>
            <w:delText>NO3-</w:delText>
          </w:r>
        </w:del>
      </w:ins>
      <w:ins w:id="747" w:author="Clay Arango" w:date="2019-01-23T12:05:00Z">
        <w:del w:id="748" w:author="Zach Lessig" w:date="2019-01-29T18:44:00Z">
          <w:r w:rsidR="00561869" w:rsidRPr="00E97C61" w:rsidDel="0097282C">
            <w:rPr>
              <w:rFonts w:ascii="Times New Roman" w:eastAsia="STHupo" w:hAnsi="Times New Roman" w:cs="Times New Roman"/>
              <w:noProof/>
            </w:rPr>
            <w:delText>;</w:delText>
          </w:r>
        </w:del>
        <w:del w:id="749" w:author="Zach Lessig" w:date="2019-01-30T11:21:00Z">
          <w:r w:rsidR="00561869" w:rsidRPr="00E97C61" w:rsidDel="004455A0">
            <w:rPr>
              <w:rFonts w:ascii="Times New Roman" w:eastAsia="STHupo" w:hAnsi="Times New Roman" w:cs="Times New Roman"/>
              <w:noProof/>
            </w:rPr>
            <w:delText xml:space="preserve"> hereafter referred to as NO</w:delText>
          </w:r>
          <w:r w:rsidR="00561869" w:rsidRPr="00E97C61" w:rsidDel="004455A0">
            <w:rPr>
              <w:rFonts w:ascii="Times New Roman" w:eastAsia="STHupo" w:hAnsi="Times New Roman" w:cs="Times New Roman"/>
              <w:noProof/>
              <w:vertAlign w:val="subscript"/>
              <w:rPrChange w:id="750" w:author="Zach Lessig" w:date="2019-02-08T12:55:00Z">
                <w:rPr>
                  <w:rFonts w:ascii="Times New Roman" w:eastAsia="STHupo" w:hAnsi="Times New Roman" w:cs="Times New Roman"/>
                  <w:noProof/>
                </w:rPr>
              </w:rPrChange>
            </w:rPr>
            <w:delText>3</w:delText>
          </w:r>
          <w:r w:rsidR="00561869" w:rsidRPr="00E97C61" w:rsidDel="004455A0">
            <w:rPr>
              <w:rFonts w:ascii="Times New Roman" w:eastAsia="STHupo" w:hAnsi="Times New Roman" w:cs="Times New Roman"/>
              <w:noProof/>
              <w:vertAlign w:val="superscript"/>
              <w:rPrChange w:id="751" w:author="Zach Lessig" w:date="2019-02-08T12:55:00Z">
                <w:rPr>
                  <w:rFonts w:ascii="Times New Roman" w:eastAsia="STHupo" w:hAnsi="Times New Roman" w:cs="Times New Roman"/>
                  <w:noProof/>
                </w:rPr>
              </w:rPrChange>
            </w:rPr>
            <w:delText>-</w:delText>
          </w:r>
        </w:del>
      </w:ins>
      <w:ins w:id="752" w:author="Clay Arango" w:date="2019-01-23T12:03:00Z">
        <w:del w:id="753" w:author="Zach Lessig" w:date="2019-01-30T11:21:00Z">
          <w:r w:rsidR="00561869" w:rsidRPr="00E97C61" w:rsidDel="004455A0">
            <w:rPr>
              <w:rFonts w:ascii="Times New Roman" w:eastAsia="STHupo" w:hAnsi="Times New Roman" w:cs="Times New Roman"/>
              <w:noProof/>
            </w:rPr>
            <w:delText xml:space="preserve">) </w:delText>
          </w:r>
        </w:del>
      </w:ins>
      <w:ins w:id="754" w:author="Clay Arango" w:date="2019-01-23T12:08:00Z">
        <w:del w:id="755" w:author="Zach Lessig" w:date="2019-01-30T11:21:00Z">
          <w:r w:rsidR="001277CF" w:rsidRPr="00E97C61" w:rsidDel="004455A0">
            <w:rPr>
              <w:rFonts w:ascii="Times New Roman" w:eastAsia="STHupo" w:hAnsi="Times New Roman" w:cs="Times New Roman"/>
              <w:noProof/>
            </w:rPr>
            <w:delText>using</w:delText>
          </w:r>
        </w:del>
        <w:del w:id="756" w:author="Zach Lessig" w:date="2019-01-29T18:39:00Z">
          <w:r w:rsidR="001277CF" w:rsidRPr="00E97C61" w:rsidDel="0097282C">
            <w:rPr>
              <w:rFonts w:ascii="Times New Roman" w:eastAsia="STHupo" w:hAnsi="Times New Roman" w:cs="Times New Roman"/>
              <w:noProof/>
            </w:rPr>
            <w:delText xml:space="preserve"> XXXX</w:delText>
          </w:r>
        </w:del>
        <w:del w:id="757" w:author="Zach Lessig" w:date="2019-01-29T18:54:00Z">
          <w:r w:rsidR="001277CF" w:rsidRPr="00E97C61" w:rsidDel="009256C2">
            <w:rPr>
              <w:rFonts w:ascii="Times New Roman" w:eastAsia="STHupo" w:hAnsi="Times New Roman" w:cs="Times New Roman"/>
              <w:noProof/>
            </w:rPr>
            <w:delText xml:space="preserve"> (</w:delText>
          </w:r>
          <w:r w:rsidR="001277CF" w:rsidRPr="00E97C61" w:rsidDel="009256C2">
            <w:rPr>
              <w:rFonts w:ascii="Times New Roman" w:eastAsia="STHupo" w:hAnsi="Times New Roman" w:cs="Times New Roman"/>
              <w:b/>
              <w:noProof/>
            </w:rPr>
            <w:delText>cite year</w:delText>
          </w:r>
          <w:r w:rsidR="001277CF" w:rsidRPr="00E97C61" w:rsidDel="009256C2">
            <w:rPr>
              <w:rFonts w:ascii="Times New Roman" w:eastAsia="STHupo" w:hAnsi="Times New Roman" w:cs="Times New Roman"/>
              <w:noProof/>
            </w:rPr>
            <w:delText>)</w:delText>
          </w:r>
        </w:del>
        <w:del w:id="758" w:author="Zach Lessig" w:date="2019-01-30T11:21:00Z">
          <w:r w:rsidR="001277CF" w:rsidRPr="00E97C61" w:rsidDel="004455A0">
            <w:rPr>
              <w:rFonts w:ascii="Times New Roman" w:eastAsia="STHupo" w:hAnsi="Times New Roman" w:cs="Times New Roman"/>
              <w:noProof/>
            </w:rPr>
            <w:delText xml:space="preserve">, </w:delText>
          </w:r>
        </w:del>
      </w:ins>
      <w:del w:id="759" w:author="Zach Lessig" w:date="2019-01-30T11:21:00Z">
        <w:r w:rsidR="005C33DC" w:rsidRPr="00E97C61" w:rsidDel="004455A0">
          <w:rPr>
            <w:rFonts w:ascii="Times New Roman" w:eastAsia="STHupo" w:hAnsi="Times New Roman" w:cs="Times New Roman"/>
            <w:noProof/>
          </w:rPr>
          <w:delText>dissolved inorganic nitrogen</w:delText>
        </w:r>
        <w:r w:rsidR="00F0052B" w:rsidRPr="00E97C61" w:rsidDel="004455A0">
          <w:rPr>
            <w:rFonts w:ascii="Times New Roman" w:eastAsia="STHupo" w:hAnsi="Times New Roman" w:cs="Times New Roman"/>
            <w:noProof/>
          </w:rPr>
          <w:delText xml:space="preserve"> (DIN) and phosphate </w:delText>
        </w:r>
      </w:del>
      <w:ins w:id="760" w:author="Clay Arango" w:date="2019-01-23T12:03:00Z">
        <w:del w:id="761" w:author="Zach Lessig" w:date="2019-01-30T11:21:00Z">
          <w:r w:rsidR="00561869" w:rsidRPr="00E97C61" w:rsidDel="004455A0">
            <w:rPr>
              <w:rFonts w:ascii="Times New Roman" w:eastAsia="STHupo" w:hAnsi="Times New Roman" w:cs="Times New Roman"/>
              <w:noProof/>
            </w:rPr>
            <w:delText>(PO</w:delText>
          </w:r>
          <w:r w:rsidR="00561869" w:rsidRPr="00E97C61" w:rsidDel="004455A0">
            <w:rPr>
              <w:rFonts w:ascii="Times New Roman" w:eastAsia="STHupo" w:hAnsi="Times New Roman" w:cs="Times New Roman"/>
              <w:noProof/>
              <w:vertAlign w:val="subscript"/>
              <w:rPrChange w:id="762" w:author="Zach Lessig" w:date="2019-02-08T12:55:00Z">
                <w:rPr>
                  <w:rFonts w:ascii="Times New Roman" w:eastAsia="STHupo" w:hAnsi="Times New Roman" w:cs="Times New Roman"/>
                  <w:noProof/>
                </w:rPr>
              </w:rPrChange>
            </w:rPr>
            <w:delText>4</w:delText>
          </w:r>
          <w:r w:rsidR="00561869" w:rsidRPr="00E97C61" w:rsidDel="004455A0">
            <w:rPr>
              <w:rFonts w:ascii="Times New Roman" w:eastAsia="STHupo" w:hAnsi="Times New Roman" w:cs="Times New Roman"/>
              <w:noProof/>
              <w:vertAlign w:val="superscript"/>
              <w:rPrChange w:id="763" w:author="Zach Lessig" w:date="2019-02-08T12:55:00Z">
                <w:rPr>
                  <w:rFonts w:ascii="Times New Roman" w:eastAsia="STHupo" w:hAnsi="Times New Roman" w:cs="Times New Roman"/>
                  <w:noProof/>
                </w:rPr>
              </w:rPrChange>
            </w:rPr>
            <w:delText>3-</w:delText>
          </w:r>
          <w:r w:rsidR="00561869" w:rsidRPr="00E97C61" w:rsidDel="004455A0">
            <w:rPr>
              <w:rFonts w:ascii="Times New Roman" w:eastAsia="STHupo" w:hAnsi="Times New Roman" w:cs="Times New Roman"/>
              <w:noProof/>
            </w:rPr>
            <w:delText xml:space="preserve">) </w:delText>
          </w:r>
        </w:del>
      </w:ins>
      <w:ins w:id="764" w:author="Clay Arango" w:date="2019-01-23T12:08:00Z">
        <w:del w:id="765" w:author="Zach Lessig" w:date="2019-01-30T11:21:00Z">
          <w:r w:rsidR="001277CF" w:rsidRPr="00E97C61" w:rsidDel="004455A0">
            <w:rPr>
              <w:rFonts w:ascii="Times New Roman" w:eastAsia="STHupo" w:hAnsi="Times New Roman" w:cs="Times New Roman"/>
              <w:noProof/>
            </w:rPr>
            <w:delText xml:space="preserve">using </w:delText>
          </w:r>
        </w:del>
        <w:del w:id="766" w:author="Zach Lessig" w:date="2019-01-29T18:39:00Z">
          <w:r w:rsidR="001277CF" w:rsidRPr="00E97C61" w:rsidDel="0097282C">
            <w:rPr>
              <w:rFonts w:ascii="Times New Roman" w:eastAsia="STHupo" w:hAnsi="Times New Roman" w:cs="Times New Roman"/>
              <w:noProof/>
            </w:rPr>
            <w:delText>XXX</w:delText>
          </w:r>
        </w:del>
        <w:del w:id="767" w:author="Zach Lessig" w:date="2019-01-29T18:55:00Z">
          <w:r w:rsidR="001277CF" w:rsidRPr="00E97C61" w:rsidDel="009256C2">
            <w:rPr>
              <w:rFonts w:ascii="Times New Roman" w:eastAsia="STHupo" w:hAnsi="Times New Roman" w:cs="Times New Roman"/>
              <w:noProof/>
            </w:rPr>
            <w:delText xml:space="preserve"> </w:delText>
          </w:r>
        </w:del>
        <w:del w:id="768" w:author="Zach Lessig" w:date="2019-01-29T18:56:00Z">
          <w:r w:rsidR="001277CF" w:rsidRPr="00E97C61" w:rsidDel="009256C2">
            <w:rPr>
              <w:rFonts w:ascii="Times New Roman" w:eastAsia="STHupo" w:hAnsi="Times New Roman" w:cs="Times New Roman"/>
              <w:noProof/>
            </w:rPr>
            <w:delText>(</w:delText>
          </w:r>
        </w:del>
        <w:del w:id="769" w:author="Zach Lessig" w:date="2019-01-29T18:55:00Z">
          <w:r w:rsidR="001277CF" w:rsidRPr="00E97C61" w:rsidDel="009256C2">
            <w:rPr>
              <w:rFonts w:ascii="Times New Roman" w:eastAsia="STHupo" w:hAnsi="Times New Roman" w:cs="Times New Roman"/>
              <w:b/>
              <w:noProof/>
            </w:rPr>
            <w:delText>cite YEAR</w:delText>
          </w:r>
          <w:r w:rsidR="001277CF" w:rsidRPr="00E97C61" w:rsidDel="009256C2">
            <w:rPr>
              <w:rFonts w:ascii="Times New Roman" w:eastAsia="STHupo" w:hAnsi="Times New Roman" w:cs="Times New Roman"/>
              <w:noProof/>
            </w:rPr>
            <w:delText>)</w:delText>
          </w:r>
        </w:del>
        <w:del w:id="770" w:author="Zach Lessig" w:date="2019-01-30T11:21:00Z">
          <w:r w:rsidR="001277CF" w:rsidRPr="00E97C61" w:rsidDel="004455A0">
            <w:rPr>
              <w:rFonts w:ascii="Times New Roman" w:eastAsia="STHupo" w:hAnsi="Times New Roman" w:cs="Times New Roman"/>
              <w:noProof/>
            </w:rPr>
            <w:delText xml:space="preserve">.  All samples were run on </w:delText>
          </w:r>
        </w:del>
      </w:ins>
      <w:del w:id="771" w:author="Zach Lessig" w:date="2019-01-30T11:21:00Z">
        <w:r w:rsidR="00F0052B" w:rsidRPr="00E97C61" w:rsidDel="004455A0">
          <w:rPr>
            <w:rFonts w:ascii="Times New Roman" w:eastAsia="STHupo" w:hAnsi="Times New Roman" w:cs="Times New Roman"/>
            <w:noProof/>
          </w:rPr>
          <w:delText xml:space="preserve">with an </w:delText>
        </w:r>
        <w:r w:rsidR="005C33DC" w:rsidRPr="00E97C61" w:rsidDel="004455A0">
          <w:rPr>
            <w:rFonts w:ascii="Times New Roman" w:eastAsia="STHupo" w:hAnsi="Times New Roman" w:cs="Times New Roman"/>
            <w:noProof/>
          </w:rPr>
          <w:delText>AQ1 (AQ1 Discrete Analyzer</w:delText>
        </w:r>
      </w:del>
      <w:ins w:id="772" w:author="Clay Arango" w:date="2019-01-23T12:04:00Z">
        <w:del w:id="773" w:author="Zach Lessig" w:date="2019-01-30T11:21:00Z">
          <w:r w:rsidR="00561869" w:rsidRPr="00E97C61" w:rsidDel="004455A0">
            <w:rPr>
              <w:rFonts w:ascii="Times New Roman" w:eastAsia="STHupo" w:hAnsi="Times New Roman" w:cs="Times New Roman"/>
              <w:noProof/>
            </w:rPr>
            <w:delText xml:space="preserve"> (</w:delText>
          </w:r>
        </w:del>
      </w:ins>
      <w:del w:id="774" w:author="Zach Lessig" w:date="2019-01-30T11:21:00Z">
        <w:r w:rsidR="005C33DC" w:rsidRPr="00E97C61" w:rsidDel="004455A0">
          <w:rPr>
            <w:rFonts w:ascii="Times New Roman" w:eastAsia="STHupo" w:hAnsi="Times New Roman" w:cs="Times New Roman"/>
            <w:noProof/>
          </w:rPr>
          <w:delText>, Seal Analytical)</w:delText>
        </w:r>
      </w:del>
      <w:ins w:id="775" w:author="Clay Arango" w:date="2019-01-23T12:04:00Z">
        <w:del w:id="776" w:author="Zach Lessig" w:date="2019-01-30T11:21:00Z">
          <w:r w:rsidR="00561869" w:rsidRPr="00E97C61" w:rsidDel="004455A0">
            <w:rPr>
              <w:rFonts w:ascii="Times New Roman" w:eastAsia="STHupo" w:hAnsi="Times New Roman" w:cs="Times New Roman"/>
              <w:noProof/>
            </w:rPr>
            <w:delText xml:space="preserve"> </w:delText>
          </w:r>
        </w:del>
      </w:ins>
      <w:del w:id="777" w:author="Zach Lessig" w:date="2019-01-30T11:21:00Z">
        <w:r w:rsidR="005C33DC" w:rsidRPr="00E97C61" w:rsidDel="004455A0">
          <w:rPr>
            <w:rFonts w:ascii="Times New Roman" w:eastAsia="STHupo" w:hAnsi="Times New Roman" w:cs="Times New Roman"/>
            <w:noProof/>
          </w:rPr>
          <w:delText xml:space="preserve">.  I completed these analyses using 3 separate methods and sets of reagents, one which gives a </w:delText>
        </w:r>
        <w:r w:rsidR="00965609" w:rsidRPr="00E97C61" w:rsidDel="004455A0">
          <w:rPr>
            <w:rFonts w:ascii="Times New Roman" w:eastAsia="STHupo" w:hAnsi="Times New Roman" w:cs="Times New Roman"/>
            <w:noProof/>
          </w:rPr>
          <w:delText>combined value for</w:delText>
        </w:r>
        <w:r w:rsidR="005C33DC" w:rsidRPr="00E97C61" w:rsidDel="004455A0">
          <w:rPr>
            <w:rFonts w:ascii="Times New Roman" w:eastAsia="STHupo" w:hAnsi="Times New Roman" w:cs="Times New Roman"/>
            <w:noProof/>
          </w:rPr>
          <w:delText xml:space="preserve"> nitrate and nitrite (</w:delText>
        </w:r>
        <w:r w:rsidR="005C33DC" w:rsidRPr="00E97C61" w:rsidDel="004455A0">
          <w:rPr>
            <w:rFonts w:ascii="Times New Roman" w:eastAsia="STHupo" w:hAnsi="Times New Roman" w:cs="Times New Roman"/>
            <w:b/>
            <w:noProof/>
          </w:rPr>
          <w:delText>cite method</w:delText>
        </w:r>
        <w:r w:rsidR="005C33DC" w:rsidRPr="00E97C61" w:rsidDel="004455A0">
          <w:rPr>
            <w:rFonts w:ascii="Times New Roman" w:eastAsia="STHupo" w:hAnsi="Times New Roman" w:cs="Times New Roman"/>
            <w:noProof/>
          </w:rPr>
          <w:delText>), one for ammonia (</w:delText>
        </w:r>
        <w:r w:rsidR="005C33DC" w:rsidRPr="00E97C61" w:rsidDel="004455A0">
          <w:rPr>
            <w:rFonts w:ascii="Times New Roman" w:eastAsia="STHupo" w:hAnsi="Times New Roman" w:cs="Times New Roman"/>
            <w:b/>
            <w:noProof/>
          </w:rPr>
          <w:delText>cite method</w:delText>
        </w:r>
        <w:r w:rsidR="005C33DC" w:rsidRPr="00E97C61" w:rsidDel="004455A0">
          <w:rPr>
            <w:rFonts w:ascii="Times New Roman" w:eastAsia="STHupo" w:hAnsi="Times New Roman" w:cs="Times New Roman"/>
            <w:noProof/>
          </w:rPr>
          <w:delText>)</w:delText>
        </w:r>
        <w:r w:rsidR="00965609" w:rsidRPr="00E97C61" w:rsidDel="004455A0">
          <w:rPr>
            <w:rFonts w:ascii="Times New Roman" w:eastAsia="STHupo" w:hAnsi="Times New Roman" w:cs="Times New Roman"/>
            <w:noProof/>
          </w:rPr>
          <w:delText xml:space="preserve"> and one for phosphate (</w:delText>
        </w:r>
        <w:r w:rsidR="00965609" w:rsidRPr="00E97C61" w:rsidDel="004455A0">
          <w:rPr>
            <w:rFonts w:ascii="Times New Roman" w:eastAsia="STHupo" w:hAnsi="Times New Roman" w:cs="Times New Roman"/>
            <w:b/>
            <w:noProof/>
          </w:rPr>
          <w:delText>cite method</w:delText>
        </w:r>
        <w:r w:rsidR="00965609" w:rsidRPr="00E97C61" w:rsidDel="004455A0">
          <w:rPr>
            <w:rFonts w:ascii="Times New Roman" w:eastAsia="STHupo" w:hAnsi="Times New Roman" w:cs="Times New Roman"/>
            <w:noProof/>
          </w:rPr>
          <w:delText>).</w:delText>
        </w:r>
      </w:del>
    </w:p>
    <w:p w14:paraId="767436DE" w14:textId="593A74E4" w:rsidR="001B795D" w:rsidRPr="00E97C61" w:rsidDel="004455A0" w:rsidRDefault="0022177E">
      <w:pPr>
        <w:spacing w:line="480" w:lineRule="auto"/>
        <w:jc w:val="center"/>
        <w:rPr>
          <w:del w:id="778" w:author="Zach Lessig" w:date="2019-01-30T11:21:00Z"/>
          <w:rFonts w:ascii="Times New Roman" w:eastAsia="STHupo" w:hAnsi="Times New Roman" w:cs="Times New Roman"/>
          <w:b/>
          <w:noProof/>
        </w:rPr>
        <w:pPrChange w:id="779" w:author="Zach Lessig" w:date="2019-02-08T12:56:00Z">
          <w:pPr>
            <w:spacing w:line="480" w:lineRule="auto"/>
          </w:pPr>
        </w:pPrChange>
      </w:pPr>
      <w:del w:id="780" w:author="Zach Lessig" w:date="2019-01-30T11:21:00Z">
        <w:r w:rsidRPr="00E97C61" w:rsidDel="004455A0">
          <w:rPr>
            <w:rFonts w:ascii="Times New Roman" w:eastAsia="STHupo" w:hAnsi="Times New Roman" w:cs="Times New Roman"/>
            <w:noProof/>
          </w:rPr>
          <w:tab/>
          <w:delText xml:space="preserve">The </w:delText>
        </w:r>
        <w:r w:rsidR="00F51BAD" w:rsidRPr="00E97C61" w:rsidDel="004455A0">
          <w:rPr>
            <w:rFonts w:ascii="Times New Roman" w:eastAsia="STHupo" w:hAnsi="Times New Roman" w:cs="Times New Roman"/>
            <w:noProof/>
          </w:rPr>
          <w:delText xml:space="preserve">acidified </w:delText>
        </w:r>
        <w:r w:rsidRPr="00E97C61" w:rsidDel="004455A0">
          <w:rPr>
            <w:rFonts w:ascii="Times New Roman" w:eastAsia="STHupo" w:hAnsi="Times New Roman" w:cs="Times New Roman"/>
            <w:noProof/>
          </w:rPr>
          <w:delText xml:space="preserve">DOC </w:delText>
        </w:r>
        <w:r w:rsidR="00F51BAD" w:rsidRPr="00E97C61" w:rsidDel="004455A0">
          <w:rPr>
            <w:rFonts w:ascii="Times New Roman" w:eastAsia="STHupo" w:hAnsi="Times New Roman" w:cs="Times New Roman"/>
            <w:noProof/>
          </w:rPr>
          <w:delText xml:space="preserve">sample </w:delText>
        </w:r>
        <w:r w:rsidRPr="00E97C61" w:rsidDel="004455A0">
          <w:rPr>
            <w:rFonts w:ascii="Times New Roman" w:eastAsia="STHupo" w:hAnsi="Times New Roman" w:cs="Times New Roman"/>
            <w:noProof/>
          </w:rPr>
          <w:delText xml:space="preserve">was analyzed </w:delText>
        </w:r>
      </w:del>
      <w:del w:id="781" w:author="Zach Lessig" w:date="2019-01-30T11:15:00Z">
        <w:r w:rsidRPr="00E97C61" w:rsidDel="000379CE">
          <w:rPr>
            <w:rFonts w:ascii="Times New Roman" w:eastAsia="STHupo" w:hAnsi="Times New Roman" w:cs="Times New Roman"/>
            <w:noProof/>
          </w:rPr>
          <w:delText>usin</w:delText>
        </w:r>
        <w:r w:rsidR="00AB3C2B" w:rsidRPr="00E97C61" w:rsidDel="000379CE">
          <w:rPr>
            <w:rFonts w:ascii="Times New Roman" w:eastAsia="STHupo" w:hAnsi="Times New Roman" w:cs="Times New Roman"/>
            <w:noProof/>
          </w:rPr>
          <w:delText xml:space="preserve">g </w:delText>
        </w:r>
      </w:del>
      <w:ins w:id="782" w:author="Clay Arango" w:date="2019-01-23T12:08:00Z">
        <w:del w:id="783" w:author="Zach Lessig" w:date="2019-01-30T11:15:00Z">
          <w:r w:rsidR="001277CF" w:rsidRPr="00E97C61" w:rsidDel="000379CE">
            <w:rPr>
              <w:rFonts w:ascii="Times New Roman" w:eastAsia="STHupo" w:hAnsi="Times New Roman" w:cs="Times New Roman"/>
              <w:b/>
              <w:noProof/>
              <w:rPrChange w:id="784" w:author="Zach Lessig" w:date="2019-02-08T12:55:00Z">
                <w:rPr>
                  <w:rFonts w:ascii="Times New Roman" w:eastAsia="STHupo" w:hAnsi="Times New Roman" w:cs="Times New Roman"/>
                  <w:noProof/>
                </w:rPr>
              </w:rPrChange>
            </w:rPr>
            <w:delText>XXXX</w:delText>
          </w:r>
          <w:r w:rsidR="001277CF" w:rsidRPr="00E97C61" w:rsidDel="000379CE">
            <w:rPr>
              <w:rFonts w:ascii="Times New Roman" w:eastAsia="STHupo" w:hAnsi="Times New Roman" w:cs="Times New Roman"/>
              <w:noProof/>
            </w:rPr>
            <w:delText xml:space="preserve"> method </w:delText>
          </w:r>
        </w:del>
        <w:del w:id="785" w:author="Zach Lessig" w:date="2019-01-30T11:21:00Z">
          <w:r w:rsidR="001277CF" w:rsidRPr="00E97C61" w:rsidDel="004455A0">
            <w:rPr>
              <w:rFonts w:ascii="Times New Roman" w:eastAsia="STHupo" w:hAnsi="Times New Roman" w:cs="Times New Roman"/>
              <w:noProof/>
            </w:rPr>
            <w:delText xml:space="preserve">on </w:delText>
          </w:r>
        </w:del>
      </w:ins>
      <w:del w:id="786" w:author="Zach Lessig" w:date="2019-01-30T11:21:00Z">
        <w:r w:rsidR="00F51BAD" w:rsidRPr="00E97C61" w:rsidDel="004455A0">
          <w:rPr>
            <w:rFonts w:ascii="Times New Roman" w:eastAsia="STHupo" w:hAnsi="Times New Roman" w:cs="Times New Roman"/>
            <w:noProof/>
          </w:rPr>
          <w:delText xml:space="preserve">a Shimadzu TOC-L (TOC-L Total Organic Carbon Analyzer, Shimadzu) </w:delText>
        </w:r>
        <w:commentRangeStart w:id="787"/>
        <w:r w:rsidR="00F51BAD" w:rsidRPr="00E97C61" w:rsidDel="004455A0">
          <w:rPr>
            <w:rFonts w:ascii="Times New Roman" w:eastAsia="STHupo" w:hAnsi="Times New Roman" w:cs="Times New Roman"/>
            <w:noProof/>
          </w:rPr>
          <w:delText xml:space="preserve">by Cindy White (Instrument Technician 3, </w:delText>
        </w:r>
        <w:r w:rsidR="00F51BAD" w:rsidRPr="00E97C61" w:rsidDel="004455A0">
          <w:rPr>
            <w:rFonts w:ascii="Times New Roman" w:eastAsia="STHupo" w:hAnsi="Times New Roman" w:cs="Times New Roman"/>
            <w:b/>
            <w:noProof/>
          </w:rPr>
          <w:delText>how to cite?)</w:delText>
        </w:r>
        <w:r w:rsidR="00071507" w:rsidRPr="00E97C61" w:rsidDel="004455A0">
          <w:rPr>
            <w:rFonts w:ascii="Times New Roman" w:eastAsia="STHupo" w:hAnsi="Times New Roman" w:cs="Times New Roman"/>
            <w:b/>
            <w:noProof/>
          </w:rPr>
          <w:delText xml:space="preserve"> </w:delText>
        </w:r>
        <w:commentRangeEnd w:id="787"/>
        <w:r w:rsidR="00561869" w:rsidRPr="00E97C61" w:rsidDel="004455A0">
          <w:rPr>
            <w:rStyle w:val="CommentReference"/>
            <w:rFonts w:ascii="Times New Roman" w:hAnsi="Times New Roman" w:cs="Times New Roman"/>
            <w:sz w:val="24"/>
            <w:szCs w:val="24"/>
            <w:rPrChange w:id="788" w:author="Zach Lessig" w:date="2019-02-08T12:55:00Z">
              <w:rPr>
                <w:rStyle w:val="CommentReference"/>
              </w:rPr>
            </w:rPrChange>
          </w:rPr>
          <w:commentReference w:id="787"/>
        </w:r>
        <w:r w:rsidR="00071507" w:rsidRPr="00E97C61" w:rsidDel="004455A0">
          <w:rPr>
            <w:rFonts w:ascii="Times New Roman" w:eastAsia="STHupo" w:hAnsi="Times New Roman" w:cs="Times New Roman"/>
            <w:b/>
            <w:noProof/>
          </w:rPr>
          <w:delText>(cite method)</w:delText>
        </w:r>
      </w:del>
    </w:p>
    <w:p w14:paraId="14F92BA5" w14:textId="32A32812" w:rsidR="001B795D" w:rsidRPr="00E97C61" w:rsidDel="004455A0" w:rsidRDefault="001B795D">
      <w:pPr>
        <w:spacing w:line="480" w:lineRule="auto"/>
        <w:jc w:val="center"/>
        <w:rPr>
          <w:del w:id="789" w:author="Zach Lessig" w:date="2019-01-30T11:21:00Z"/>
          <w:rFonts w:ascii="Times New Roman" w:eastAsia="STHupo" w:hAnsi="Times New Roman" w:cs="Times New Roman"/>
          <w:u w:val="single"/>
          <w:rPrChange w:id="790" w:author="Zach Lessig" w:date="2019-02-08T12:55:00Z">
            <w:rPr>
              <w:del w:id="791" w:author="Zach Lessig" w:date="2019-01-30T11:21:00Z"/>
              <w:rFonts w:ascii="Times New Roman" w:eastAsia="STHupo" w:hAnsi="Times New Roman" w:cs="Times New Roman"/>
              <w:b/>
            </w:rPr>
          </w:rPrChange>
        </w:rPr>
        <w:pPrChange w:id="792" w:author="Zach Lessig" w:date="2019-02-08T12:56:00Z">
          <w:pPr>
            <w:spacing w:line="480" w:lineRule="auto"/>
            <w:jc w:val="center"/>
            <w:outlineLvl w:val="0"/>
          </w:pPr>
        </w:pPrChange>
      </w:pPr>
      <w:del w:id="793" w:author="Zach Lessig" w:date="2019-01-30T11:21:00Z">
        <w:r w:rsidRPr="00E97C61" w:rsidDel="004455A0">
          <w:rPr>
            <w:rFonts w:ascii="Times New Roman" w:eastAsia="STHupo" w:hAnsi="Times New Roman" w:cs="Times New Roman"/>
            <w:u w:val="single"/>
            <w:rPrChange w:id="794" w:author="Zach Lessig" w:date="2019-02-08T12:55:00Z">
              <w:rPr>
                <w:rFonts w:ascii="Times New Roman" w:eastAsia="STHupo" w:hAnsi="Times New Roman" w:cs="Times New Roman"/>
                <w:b/>
              </w:rPr>
            </w:rPrChange>
          </w:rPr>
          <w:delText>Fish</w:delText>
        </w:r>
      </w:del>
    </w:p>
    <w:p w14:paraId="326E4C0D" w14:textId="1810D7B3" w:rsidR="00123F3A" w:rsidRPr="00E97C61" w:rsidDel="004455A0" w:rsidRDefault="001B795D">
      <w:pPr>
        <w:spacing w:line="480" w:lineRule="auto"/>
        <w:jc w:val="center"/>
        <w:rPr>
          <w:del w:id="795" w:author="Zach Lessig" w:date="2019-01-30T11:21:00Z"/>
          <w:rFonts w:ascii="Times New Roman" w:eastAsia="STHupo" w:hAnsi="Times New Roman" w:cs="Times New Roman"/>
        </w:rPr>
        <w:pPrChange w:id="796" w:author="Zach Lessig" w:date="2019-02-08T12:56:00Z">
          <w:pPr>
            <w:spacing w:line="480" w:lineRule="auto"/>
          </w:pPr>
        </w:pPrChange>
      </w:pPr>
      <w:del w:id="797" w:author="Zach Lessig" w:date="2019-01-30T11:21:00Z">
        <w:r w:rsidRPr="00E97C61" w:rsidDel="004455A0">
          <w:rPr>
            <w:rFonts w:ascii="Times New Roman" w:eastAsia="STHupo" w:hAnsi="Times New Roman" w:cs="Times New Roman"/>
          </w:rPr>
          <w:tab/>
        </w:r>
        <w:commentRangeStart w:id="798"/>
        <w:r w:rsidR="00F35486" w:rsidRPr="00E97C61" w:rsidDel="004455A0">
          <w:rPr>
            <w:rFonts w:ascii="Times New Roman" w:eastAsia="STHupo" w:hAnsi="Times New Roman" w:cs="Times New Roman"/>
          </w:rPr>
          <w:delText>I conducted a population estimate of</w:delText>
        </w:r>
        <w:r w:rsidR="006C68FB" w:rsidRPr="00E97C61" w:rsidDel="004455A0">
          <w:rPr>
            <w:rFonts w:ascii="Times New Roman" w:eastAsia="STHupo" w:hAnsi="Times New Roman" w:cs="Times New Roman"/>
          </w:rPr>
          <w:delText xml:space="preserve"> stream salmonids </w:delText>
        </w:r>
      </w:del>
      <w:del w:id="799" w:author="Zach Lessig" w:date="2019-01-29T16:37:00Z">
        <w:r w:rsidR="00B35CAC" w:rsidRPr="00E97C61" w:rsidDel="004A2825">
          <w:rPr>
            <w:rFonts w:ascii="Times New Roman" w:eastAsia="STHupo" w:hAnsi="Times New Roman" w:cs="Times New Roman"/>
          </w:rPr>
          <w:delText xml:space="preserve">from 25 meters </w:delText>
        </w:r>
      </w:del>
      <w:del w:id="800" w:author="Zach Lessig" w:date="2019-01-30T11:21:00Z">
        <w:r w:rsidR="00B35CAC" w:rsidRPr="00E97C61" w:rsidDel="004455A0">
          <w:rPr>
            <w:rFonts w:ascii="Times New Roman" w:eastAsia="STHupo" w:hAnsi="Times New Roman" w:cs="Times New Roman"/>
          </w:rPr>
          <w:delText xml:space="preserve">upstream </w:delText>
        </w:r>
        <w:commentRangeStart w:id="801"/>
        <w:r w:rsidR="00B35CAC" w:rsidRPr="00E97C61" w:rsidDel="004455A0">
          <w:rPr>
            <w:rFonts w:ascii="Times New Roman" w:eastAsia="STHupo" w:hAnsi="Times New Roman" w:cs="Times New Roman"/>
          </w:rPr>
          <w:delText xml:space="preserve">of each site </w:delText>
        </w:r>
        <w:commentRangeEnd w:id="801"/>
        <w:r w:rsidR="00A13D9D" w:rsidRPr="00E97C61" w:rsidDel="004455A0">
          <w:rPr>
            <w:rStyle w:val="CommentReference"/>
            <w:rFonts w:ascii="Times New Roman" w:hAnsi="Times New Roman" w:cs="Times New Roman"/>
            <w:sz w:val="24"/>
            <w:szCs w:val="24"/>
            <w:rPrChange w:id="802" w:author="Zach Lessig" w:date="2019-02-08T12:55:00Z">
              <w:rPr>
                <w:rStyle w:val="CommentReference"/>
              </w:rPr>
            </w:rPrChange>
          </w:rPr>
          <w:commentReference w:id="801"/>
        </w:r>
        <w:r w:rsidR="00F35486" w:rsidRPr="00E97C61" w:rsidDel="004455A0">
          <w:rPr>
            <w:rFonts w:ascii="Times New Roman" w:eastAsia="STHupo" w:hAnsi="Times New Roman" w:cs="Times New Roman"/>
          </w:rPr>
          <w:delText>us</w:delText>
        </w:r>
      </w:del>
      <w:del w:id="803" w:author="Zach Lessig" w:date="2019-01-29T17:06:00Z">
        <w:r w:rsidR="00F35486" w:rsidRPr="00E97C61" w:rsidDel="00CF474F">
          <w:rPr>
            <w:rFonts w:ascii="Times New Roman" w:eastAsia="STHupo" w:hAnsi="Times New Roman" w:cs="Times New Roman"/>
          </w:rPr>
          <w:delText>ing</w:delText>
        </w:r>
      </w:del>
      <w:del w:id="804" w:author="Zach Lessig" w:date="2019-01-30T11:21:00Z">
        <w:r w:rsidR="003C54EA" w:rsidRPr="00E97C61" w:rsidDel="004455A0">
          <w:rPr>
            <w:rFonts w:ascii="Times New Roman" w:eastAsia="STHupo" w:hAnsi="Times New Roman" w:cs="Times New Roman"/>
          </w:rPr>
          <w:delText xml:space="preserve"> </w:delText>
        </w:r>
        <w:r w:rsidR="00B011BF" w:rsidRPr="00E97C61" w:rsidDel="004455A0">
          <w:rPr>
            <w:rFonts w:ascii="Times New Roman" w:eastAsia="STHupo" w:hAnsi="Times New Roman" w:cs="Times New Roman"/>
          </w:rPr>
          <w:delText>a backpack electrofisher (LR-20B Electrofisher</w:delText>
        </w:r>
        <w:r w:rsidR="00B35CAC" w:rsidRPr="00E97C61" w:rsidDel="004455A0">
          <w:rPr>
            <w:rFonts w:ascii="Times New Roman" w:eastAsia="STHupo" w:hAnsi="Times New Roman" w:cs="Times New Roman"/>
          </w:rPr>
          <w:delText>, Smith Root) and an assistant who ca</w:delText>
        </w:r>
        <w:r w:rsidR="00BA150F" w:rsidRPr="00E97C61" w:rsidDel="004455A0">
          <w:rPr>
            <w:rFonts w:ascii="Times New Roman" w:eastAsia="STHupo" w:hAnsi="Times New Roman" w:cs="Times New Roman"/>
          </w:rPr>
          <w:delText xml:space="preserve">ught salmonids </w:delText>
        </w:r>
        <w:r w:rsidR="00253CCB" w:rsidRPr="00E97C61" w:rsidDel="004455A0">
          <w:rPr>
            <w:rFonts w:ascii="Times New Roman" w:eastAsia="STHupo" w:hAnsi="Times New Roman" w:cs="Times New Roman"/>
          </w:rPr>
          <w:delText>5</w:delText>
        </w:r>
        <w:r w:rsidR="00FC5277" w:rsidRPr="00E97C61" w:rsidDel="004455A0">
          <w:rPr>
            <w:rFonts w:ascii="Times New Roman" w:eastAsia="STHupo" w:hAnsi="Times New Roman" w:cs="Times New Roman"/>
          </w:rPr>
          <w:delText>0mm</w:delText>
        </w:r>
        <w:r w:rsidR="00BA150F" w:rsidRPr="00E97C61" w:rsidDel="004455A0">
          <w:rPr>
            <w:rFonts w:ascii="Times New Roman" w:eastAsia="STHupo" w:hAnsi="Times New Roman" w:cs="Times New Roman"/>
          </w:rPr>
          <w:delText xml:space="preserve"> or more in length</w:delText>
        </w:r>
      </w:del>
      <w:del w:id="805" w:author="Zach Lessig" w:date="2019-01-30T09:09:00Z">
        <w:r w:rsidR="00BA150F" w:rsidRPr="00E97C61" w:rsidDel="00CC4002">
          <w:rPr>
            <w:rFonts w:ascii="Times New Roman" w:eastAsia="STHupo" w:hAnsi="Times New Roman" w:cs="Times New Roman"/>
          </w:rPr>
          <w:delText xml:space="preserve"> </w:delText>
        </w:r>
      </w:del>
      <w:del w:id="806" w:author="Zach Lessig" w:date="2019-01-30T11:21:00Z">
        <w:r w:rsidR="00B35CAC" w:rsidRPr="00E97C61" w:rsidDel="004455A0">
          <w:rPr>
            <w:rFonts w:ascii="Times New Roman" w:eastAsia="STHupo" w:hAnsi="Times New Roman" w:cs="Times New Roman"/>
          </w:rPr>
          <w:delText>with a dip net and placed them in a 5 gallon bucket.</w:delText>
        </w:r>
      </w:del>
      <w:del w:id="807" w:author="Zach Lessig" w:date="2019-01-29T17:23:00Z">
        <w:r w:rsidR="00B35CAC" w:rsidRPr="00E97C61" w:rsidDel="00E03211">
          <w:rPr>
            <w:rFonts w:ascii="Times New Roman" w:eastAsia="STHupo" w:hAnsi="Times New Roman" w:cs="Times New Roman"/>
          </w:rPr>
          <w:delText xml:space="preserve">  </w:delText>
        </w:r>
        <w:commentRangeEnd w:id="798"/>
        <w:r w:rsidR="00A13D9D" w:rsidRPr="00E97C61" w:rsidDel="00E03211">
          <w:rPr>
            <w:rStyle w:val="CommentReference"/>
            <w:rFonts w:ascii="Times New Roman" w:hAnsi="Times New Roman" w:cs="Times New Roman"/>
            <w:sz w:val="24"/>
            <w:szCs w:val="24"/>
            <w:rPrChange w:id="808" w:author="Zach Lessig" w:date="2019-02-08T12:55:00Z">
              <w:rPr>
                <w:rStyle w:val="CommentReference"/>
              </w:rPr>
            </w:rPrChange>
          </w:rPr>
          <w:commentReference w:id="798"/>
        </w:r>
      </w:del>
      <w:del w:id="809" w:author="Zach Lessig" w:date="2019-01-30T11:21:00Z">
        <w:r w:rsidR="00541CC0" w:rsidRPr="00E97C61" w:rsidDel="004455A0">
          <w:rPr>
            <w:rFonts w:ascii="Times New Roman" w:eastAsia="STHupo" w:hAnsi="Times New Roman" w:cs="Times New Roman"/>
          </w:rPr>
          <w:delText>I anesthetized the fish</w:delText>
        </w:r>
      </w:del>
      <w:del w:id="810" w:author="Zach Lessig" w:date="2019-01-29T17:09:00Z">
        <w:r w:rsidR="00541CC0" w:rsidRPr="00E97C61" w:rsidDel="00CF474F">
          <w:rPr>
            <w:rFonts w:ascii="Times New Roman" w:eastAsia="STHupo" w:hAnsi="Times New Roman" w:cs="Times New Roman"/>
          </w:rPr>
          <w:delText xml:space="preserve"> to enable </w:delText>
        </w:r>
      </w:del>
      <w:del w:id="811" w:author="Zach Lessig" w:date="2019-01-30T11:21:00Z">
        <w:r w:rsidR="00541CC0" w:rsidRPr="00E97C61" w:rsidDel="004455A0">
          <w:rPr>
            <w:rFonts w:ascii="Times New Roman" w:eastAsia="STHupo" w:hAnsi="Times New Roman" w:cs="Times New Roman"/>
          </w:rPr>
          <w:delText>measur</w:delText>
        </w:r>
      </w:del>
      <w:del w:id="812" w:author="Zach Lessig" w:date="2019-01-29T17:09:00Z">
        <w:r w:rsidR="00541CC0" w:rsidRPr="00E97C61" w:rsidDel="00CF474F">
          <w:rPr>
            <w:rFonts w:ascii="Times New Roman" w:eastAsia="STHupo" w:hAnsi="Times New Roman" w:cs="Times New Roman"/>
          </w:rPr>
          <w:delText>ing</w:delText>
        </w:r>
      </w:del>
      <w:del w:id="813" w:author="Zach Lessig" w:date="2019-01-30T11:21:00Z">
        <w:r w:rsidR="00541CC0" w:rsidRPr="00E97C61" w:rsidDel="004455A0">
          <w:rPr>
            <w:rFonts w:ascii="Times New Roman" w:eastAsia="STHupo" w:hAnsi="Times New Roman" w:cs="Times New Roman"/>
          </w:rPr>
          <w:delText xml:space="preserve"> and weigh</w:delText>
        </w:r>
      </w:del>
      <w:del w:id="814" w:author="Zach Lessig" w:date="2019-01-29T17:09:00Z">
        <w:r w:rsidR="00541CC0" w:rsidRPr="00E97C61" w:rsidDel="00CF474F">
          <w:rPr>
            <w:rFonts w:ascii="Times New Roman" w:eastAsia="STHupo" w:hAnsi="Times New Roman" w:cs="Times New Roman"/>
          </w:rPr>
          <w:delText>ing</w:delText>
        </w:r>
      </w:del>
      <w:del w:id="815" w:author="Zach Lessig" w:date="2019-01-30T11:21:00Z">
        <w:r w:rsidR="00541CC0" w:rsidRPr="00E97C61" w:rsidDel="004455A0">
          <w:rPr>
            <w:rFonts w:ascii="Times New Roman" w:eastAsia="STHupo" w:hAnsi="Times New Roman" w:cs="Times New Roman"/>
          </w:rPr>
          <w:delText xml:space="preserve"> using Tricaine Methanesulfonate according to Central Washington University Institutional Animal Care and Use Committee (IACUC protocol #A041710).</w:delText>
        </w:r>
      </w:del>
      <w:del w:id="816" w:author="Zach Lessig" w:date="2019-01-29T17:25:00Z">
        <w:r w:rsidR="00541CC0" w:rsidRPr="00E97C61" w:rsidDel="00560F81">
          <w:rPr>
            <w:rFonts w:ascii="Times New Roman" w:eastAsia="STHupo" w:hAnsi="Times New Roman" w:cs="Times New Roman"/>
          </w:rPr>
          <w:delText xml:space="preserve">  </w:delText>
        </w:r>
        <w:r w:rsidR="00B35CAC" w:rsidRPr="00E97C61" w:rsidDel="00560F81">
          <w:rPr>
            <w:rFonts w:ascii="Times New Roman" w:eastAsia="STHupo" w:hAnsi="Times New Roman" w:cs="Times New Roman"/>
          </w:rPr>
          <w:delText>I used t</w:delText>
        </w:r>
      </w:del>
      <w:del w:id="817" w:author="Zach Lessig" w:date="2019-01-30T11:21:00Z">
        <w:r w:rsidR="00B35CAC" w:rsidRPr="00E97C61" w:rsidDel="004455A0">
          <w:rPr>
            <w:rFonts w:ascii="Times New Roman" w:eastAsia="STHupo" w:hAnsi="Times New Roman" w:cs="Times New Roman"/>
          </w:rPr>
          <w:delText xml:space="preserve">he </w:delText>
        </w:r>
        <w:r w:rsidR="003C54EA" w:rsidRPr="00E97C61" w:rsidDel="004455A0">
          <w:rPr>
            <w:rFonts w:ascii="Times New Roman" w:eastAsia="STHupo" w:hAnsi="Times New Roman" w:cs="Times New Roman"/>
          </w:rPr>
          <w:delText>two-pass depletion method</w:delText>
        </w:r>
      </w:del>
      <w:del w:id="818" w:author="Zach Lessig" w:date="2019-01-29T17:27:00Z">
        <w:r w:rsidR="00541CC0" w:rsidRPr="00E97C61" w:rsidDel="00560F81">
          <w:rPr>
            <w:rFonts w:ascii="Times New Roman" w:eastAsia="STHupo" w:hAnsi="Times New Roman" w:cs="Times New Roman"/>
          </w:rPr>
          <w:delText xml:space="preserve"> to </w:delText>
        </w:r>
      </w:del>
      <w:del w:id="819" w:author="Zach Lessig" w:date="2019-01-29T17:26:00Z">
        <w:r w:rsidR="00541CC0" w:rsidRPr="00E97C61" w:rsidDel="00560F81">
          <w:rPr>
            <w:rFonts w:ascii="Times New Roman" w:eastAsia="STHupo" w:hAnsi="Times New Roman" w:cs="Times New Roman"/>
          </w:rPr>
          <w:delText>calculate</w:delText>
        </w:r>
        <w:r w:rsidR="00B35CAC" w:rsidRPr="00E97C61" w:rsidDel="00560F81">
          <w:rPr>
            <w:rFonts w:ascii="Times New Roman" w:eastAsia="STHupo" w:hAnsi="Times New Roman" w:cs="Times New Roman"/>
          </w:rPr>
          <w:delText xml:space="preserve"> </w:delText>
        </w:r>
      </w:del>
      <w:del w:id="820" w:author="Zach Lessig" w:date="2019-01-29T17:27:00Z">
        <w:r w:rsidR="00B35CAC" w:rsidRPr="00E97C61" w:rsidDel="00560F81">
          <w:rPr>
            <w:rFonts w:ascii="Times New Roman" w:eastAsia="STHupo" w:hAnsi="Times New Roman" w:cs="Times New Roman"/>
          </w:rPr>
          <w:delText xml:space="preserve">the population </w:delText>
        </w:r>
      </w:del>
      <w:del w:id="821" w:author="Zach Lessig" w:date="2019-01-30T11:21:00Z">
        <w:r w:rsidR="00B35CAC" w:rsidRPr="00E97C61" w:rsidDel="004455A0">
          <w:rPr>
            <w:rFonts w:ascii="Times New Roman" w:eastAsia="STHupo" w:hAnsi="Times New Roman" w:cs="Times New Roman"/>
          </w:rPr>
          <w:delText>as follows</w:delText>
        </w:r>
      </w:del>
      <w:customXmlDelRangeStart w:id="822" w:author="Zach Lessig" w:date="2019-01-29T17:13:00Z"/>
      <w:sdt>
        <w:sdtPr>
          <w:rPr>
            <w:rFonts w:ascii="Times New Roman" w:eastAsia="STHupo" w:hAnsi="Times New Roman" w:cs="Times New Roman"/>
          </w:rPr>
          <w:id w:val="1652640021"/>
          <w:citation/>
        </w:sdtPr>
        <w:sdtEndPr/>
        <w:sdtContent>
          <w:customXmlDelRangeEnd w:id="822"/>
          <w:del w:id="823" w:author="Zach Lessig" w:date="2019-01-29T17:13:00Z">
            <w:r w:rsidR="00B35CAC" w:rsidRPr="00E97C61" w:rsidDel="00CF474F">
              <w:rPr>
                <w:rFonts w:ascii="Times New Roman" w:eastAsia="STHupo" w:hAnsi="Times New Roman" w:cs="Times New Roman"/>
                <w:rPrChange w:id="824" w:author="Zach Lessig" w:date="2019-02-08T12:55:00Z">
                  <w:rPr>
                    <w:rFonts w:ascii="Times New Roman" w:eastAsia="STHupo" w:hAnsi="Times New Roman" w:cs="Times New Roman"/>
                  </w:rPr>
                </w:rPrChange>
              </w:rPr>
              <w:fldChar w:fldCharType="begin"/>
            </w:r>
            <w:r w:rsidR="00B35CAC" w:rsidRPr="00E97C61" w:rsidDel="00CF474F">
              <w:rPr>
                <w:rFonts w:ascii="Times New Roman" w:eastAsia="STHupo" w:hAnsi="Times New Roman" w:cs="Times New Roman"/>
              </w:rPr>
              <w:delInstrText xml:space="preserve">CITATION Loc00 \l 1033 </w:delInstrText>
            </w:r>
            <w:r w:rsidR="00B35CAC" w:rsidRPr="00E97C61" w:rsidDel="00CF474F">
              <w:rPr>
                <w:rFonts w:ascii="Times New Roman" w:eastAsia="STHupo" w:hAnsi="Times New Roman" w:cs="Times New Roman"/>
                <w:rPrChange w:id="825" w:author="Zach Lessig" w:date="2019-02-08T12:55:00Z">
                  <w:rPr>
                    <w:rFonts w:ascii="Times New Roman" w:eastAsia="STHupo" w:hAnsi="Times New Roman" w:cs="Times New Roman"/>
                  </w:rPr>
                </w:rPrChange>
              </w:rPr>
              <w:fldChar w:fldCharType="separate"/>
            </w:r>
            <w:r w:rsidR="00B35CAC" w:rsidRPr="00E97C61" w:rsidDel="00CF474F">
              <w:rPr>
                <w:rFonts w:ascii="Times New Roman" w:eastAsia="STHupo" w:hAnsi="Times New Roman" w:cs="Times New Roman"/>
                <w:noProof/>
              </w:rPr>
              <w:delText xml:space="preserve"> (Lockwood &amp; Schneider, 2000)</w:delText>
            </w:r>
            <w:r w:rsidR="00B35CAC" w:rsidRPr="00E97C61" w:rsidDel="00CF474F">
              <w:rPr>
                <w:rFonts w:ascii="Times New Roman" w:eastAsia="STHupo" w:hAnsi="Times New Roman" w:cs="Times New Roman"/>
                <w:rPrChange w:id="826" w:author="Zach Lessig" w:date="2019-02-08T12:55:00Z">
                  <w:rPr>
                    <w:rFonts w:ascii="Times New Roman" w:eastAsia="STHupo" w:hAnsi="Times New Roman" w:cs="Times New Roman"/>
                  </w:rPr>
                </w:rPrChange>
              </w:rPr>
              <w:fldChar w:fldCharType="end"/>
            </w:r>
          </w:del>
          <w:customXmlDelRangeStart w:id="827" w:author="Zach Lessig" w:date="2019-01-29T17:13:00Z"/>
        </w:sdtContent>
      </w:sdt>
      <w:customXmlDelRangeEnd w:id="827"/>
      <w:del w:id="828" w:author="Zach Lessig" w:date="2019-01-30T11:21:00Z">
        <w:r w:rsidR="00F00BBE" w:rsidRPr="00E97C61" w:rsidDel="004455A0">
          <w:rPr>
            <w:rFonts w:ascii="Times New Roman" w:eastAsia="STHupo" w:hAnsi="Times New Roman" w:cs="Times New Roman"/>
          </w:rPr>
          <w:delText>:</w:delText>
        </w:r>
      </w:del>
    </w:p>
    <w:p w14:paraId="6E6056E9" w14:textId="2AF9C026" w:rsidR="00F559E8" w:rsidRPr="00E97C61" w:rsidDel="004455A0" w:rsidRDefault="00F559E8">
      <w:pPr>
        <w:spacing w:line="480" w:lineRule="auto"/>
        <w:jc w:val="center"/>
        <w:rPr>
          <w:del w:id="829" w:author="Zach Lessig" w:date="2019-01-30T11:21:00Z"/>
          <w:rFonts w:ascii="Times New Roman" w:eastAsia="STHupo" w:hAnsi="Times New Roman" w:cs="Times New Roman"/>
        </w:rPr>
        <w:pPrChange w:id="830" w:author="Zach Lessig" w:date="2019-02-08T12:56:00Z">
          <w:pPr>
            <w:spacing w:line="480" w:lineRule="auto"/>
          </w:pPr>
        </w:pPrChange>
      </w:pPr>
      <m:oMathPara>
        <m:oMathParaPr>
          <m:jc m:val="center"/>
        </m:oMathParaPr>
        <m:oMath>
          <m:r>
            <w:del w:id="831" w:author="Zach Lessig" w:date="2019-01-30T11:21:00Z">
              <w:rPr>
                <w:rFonts w:ascii="Cambria Math" w:eastAsia="STHupo" w:hAnsi="Cambria Math" w:cs="Times New Roman"/>
                <w:rPrChange w:id="832" w:author="Zach Lessig" w:date="2019-02-08T12:55:00Z">
                  <w:rPr>
                    <w:rFonts w:ascii="Cambria Math" w:eastAsia="STHupo" w:hAnsi="Cambria Math" w:cs="Cambria Math"/>
                  </w:rPr>
                </w:rPrChange>
              </w:rPr>
              <m:t>N</m:t>
            </w:del>
          </m:r>
          <m:r>
            <w:del w:id="833" w:author="Zach Lessig" w:date="2019-01-30T11:21:00Z">
              <m:rPr>
                <m:sty m:val="p"/>
              </m:rPr>
              <w:rPr>
                <w:rFonts w:ascii="Cambria Math" w:eastAsia="STHupo" w:hAnsi="Cambria Math" w:cs="Times New Roman"/>
                <w:rPrChange w:id="834" w:author="Zach Lessig" w:date="2019-02-08T12:55:00Z">
                  <w:rPr>
                    <w:rFonts w:ascii="Cambria Math" w:eastAsia="STHupo" w:hAnsi="Cambria Math" w:cs="Cambria Math"/>
                  </w:rPr>
                </w:rPrChange>
              </w:rPr>
              <m:t>=</m:t>
            </w:del>
          </m:r>
          <m:f>
            <m:fPr>
              <m:ctrlPr>
                <w:del w:id="835" w:author="Zach Lessig" w:date="2019-01-30T11:21:00Z">
                  <w:rPr>
                    <w:rFonts w:ascii="Cambria Math" w:eastAsia="STHupo" w:hAnsi="Cambria Math" w:cs="Times New Roman"/>
                  </w:rPr>
                </w:del>
              </m:ctrlPr>
            </m:fPr>
            <m:num>
              <m:sSup>
                <m:sSupPr>
                  <m:ctrlPr>
                    <w:del w:id="836" w:author="Zach Lessig" w:date="2019-01-30T11:21:00Z">
                      <w:rPr>
                        <w:rFonts w:ascii="Cambria Math" w:eastAsia="STHupo" w:hAnsi="Cambria Math" w:cs="Times New Roman"/>
                        <w:i/>
                      </w:rPr>
                    </w:del>
                  </m:ctrlPr>
                </m:sSupPr>
                <m:e>
                  <m:sSub>
                    <m:sSubPr>
                      <m:ctrlPr>
                        <w:del w:id="837" w:author="Zach Lessig" w:date="2019-01-30T11:21:00Z">
                          <w:rPr>
                            <w:rFonts w:ascii="Cambria Math" w:eastAsia="STHupo" w:hAnsi="Cambria Math" w:cs="Times New Roman"/>
                            <w:i/>
                          </w:rPr>
                        </w:del>
                      </m:ctrlPr>
                    </m:sSubPr>
                    <m:e>
                      <m:r>
                        <w:del w:id="838" w:author="Zach Lessig" w:date="2019-01-30T11:21:00Z">
                          <w:rPr>
                            <w:rFonts w:ascii="Cambria Math" w:eastAsia="STHupo" w:hAnsi="Cambria Math" w:cs="Times New Roman"/>
                            <w:rPrChange w:id="839" w:author="Zach Lessig" w:date="2019-02-08T12:55:00Z">
                              <w:rPr>
                                <w:rFonts w:ascii="Cambria Math" w:eastAsia="STHupo" w:hAnsi="Cambria Math" w:cs="Times New Roman"/>
                              </w:rPr>
                            </w:rPrChange>
                          </w:rPr>
                          <m:t>C</m:t>
                        </w:del>
                      </m:r>
                    </m:e>
                    <m:sub>
                      <m:r>
                        <w:del w:id="840" w:author="Zach Lessig" w:date="2019-01-30T11:21:00Z">
                          <w:rPr>
                            <w:rFonts w:ascii="Cambria Math" w:eastAsia="STHupo" w:hAnsi="Cambria Math" w:cs="Times New Roman"/>
                            <w:rPrChange w:id="841" w:author="Zach Lessig" w:date="2019-02-08T12:55:00Z">
                              <w:rPr>
                                <w:rFonts w:ascii="Cambria Math" w:eastAsia="STHupo" w:hAnsi="Cambria Math" w:cs="Times New Roman"/>
                              </w:rPr>
                            </w:rPrChange>
                          </w:rPr>
                          <m:t>1</m:t>
                        </w:del>
                      </m:r>
                    </m:sub>
                  </m:sSub>
                </m:e>
                <m:sup>
                  <m:r>
                    <w:del w:id="842" w:author="Zach Lessig" w:date="2019-01-30T11:21:00Z">
                      <w:rPr>
                        <w:rFonts w:ascii="Cambria Math" w:eastAsia="STHupo" w:hAnsi="Cambria Math" w:cs="Times New Roman"/>
                        <w:rPrChange w:id="843" w:author="Zach Lessig" w:date="2019-02-08T12:55:00Z">
                          <w:rPr>
                            <w:rFonts w:ascii="Cambria Math" w:eastAsia="STHupo" w:hAnsi="Cambria Math" w:cs="Times New Roman"/>
                          </w:rPr>
                        </w:rPrChange>
                      </w:rPr>
                      <m:t>2</m:t>
                    </w:del>
                  </m:r>
                </m:sup>
              </m:sSup>
            </m:num>
            <m:den>
              <m:sSub>
                <m:sSubPr>
                  <m:ctrlPr>
                    <w:del w:id="844" w:author="Zach Lessig" w:date="2019-01-30T11:21:00Z">
                      <w:rPr>
                        <w:rFonts w:ascii="Cambria Math" w:eastAsia="STHupo" w:hAnsi="Cambria Math" w:cs="Times New Roman"/>
                      </w:rPr>
                    </w:del>
                  </m:ctrlPr>
                </m:sSubPr>
                <m:e>
                  <m:r>
                    <w:del w:id="845" w:author="Zach Lessig" w:date="2019-01-30T11:21:00Z">
                      <w:rPr>
                        <w:rFonts w:ascii="Cambria Math" w:eastAsia="STHupo" w:hAnsi="Cambria Math" w:cs="Times New Roman"/>
                        <w:rPrChange w:id="846" w:author="Zach Lessig" w:date="2019-02-08T12:55:00Z">
                          <w:rPr>
                            <w:rFonts w:ascii="Cambria Math" w:eastAsia="STHupo" w:hAnsi="Cambria Math" w:cs="Cambria Math"/>
                          </w:rPr>
                        </w:rPrChange>
                      </w:rPr>
                      <m:t>(C</m:t>
                    </w:del>
                  </m:r>
                </m:e>
                <m:sub>
                  <m:r>
                    <w:del w:id="847" w:author="Zach Lessig" w:date="2019-01-30T11:21:00Z">
                      <w:rPr>
                        <w:rFonts w:ascii="Cambria Math" w:eastAsia="STHupo" w:hAnsi="Cambria Math" w:cs="Times New Roman"/>
                        <w:rPrChange w:id="848" w:author="Zach Lessig" w:date="2019-02-08T12:55:00Z">
                          <w:rPr>
                            <w:rFonts w:ascii="Cambria Math" w:eastAsia="STHupo" w:hAnsi="Cambria Math" w:cs="Cambria Math"/>
                          </w:rPr>
                        </w:rPrChange>
                      </w:rPr>
                      <m:t>1</m:t>
                    </w:del>
                  </m:r>
                </m:sub>
              </m:sSub>
              <m:r>
                <w:del w:id="849" w:author="Zach Lessig" w:date="2019-01-30T11:21:00Z">
                  <w:rPr>
                    <w:rFonts w:ascii="Cambria Math" w:eastAsia="STHupo" w:hAnsi="Cambria Math" w:cs="Times New Roman"/>
                    <w:rPrChange w:id="850" w:author="Zach Lessig" w:date="2019-02-08T12:55:00Z">
                      <w:rPr>
                        <w:rFonts w:ascii="Cambria Math" w:eastAsia="STHupo" w:hAnsi="Cambria Math" w:cs="Cambria Math"/>
                      </w:rPr>
                    </w:rPrChange>
                  </w:rPr>
                  <m:t>-</m:t>
                </w:del>
              </m:r>
              <m:sSub>
                <m:sSubPr>
                  <m:ctrlPr>
                    <w:del w:id="851" w:author="Zach Lessig" w:date="2019-01-30T11:21:00Z">
                      <w:rPr>
                        <w:rFonts w:ascii="Cambria Math" w:eastAsia="STHupo" w:hAnsi="Cambria Math" w:cs="Times New Roman"/>
                        <w:i/>
                      </w:rPr>
                    </w:del>
                  </m:ctrlPr>
                </m:sSubPr>
                <m:e>
                  <m:r>
                    <w:del w:id="852" w:author="Zach Lessig" w:date="2019-01-30T11:21:00Z">
                      <w:rPr>
                        <w:rFonts w:ascii="Cambria Math" w:eastAsia="STHupo" w:hAnsi="Cambria Math" w:cs="Times New Roman"/>
                        <w:rPrChange w:id="853" w:author="Zach Lessig" w:date="2019-02-08T12:55:00Z">
                          <w:rPr>
                            <w:rFonts w:ascii="Cambria Math" w:eastAsia="STHupo" w:hAnsi="Cambria Math" w:cs="Cambria Math"/>
                          </w:rPr>
                        </w:rPrChange>
                      </w:rPr>
                      <m:t>C</m:t>
                    </w:del>
                  </m:r>
                </m:e>
                <m:sub>
                  <m:r>
                    <w:del w:id="854" w:author="Zach Lessig" w:date="2019-01-30T11:21:00Z">
                      <w:rPr>
                        <w:rFonts w:ascii="Cambria Math" w:eastAsia="STHupo" w:hAnsi="Cambria Math" w:cs="Times New Roman"/>
                        <w:rPrChange w:id="855" w:author="Zach Lessig" w:date="2019-02-08T12:55:00Z">
                          <w:rPr>
                            <w:rFonts w:ascii="Cambria Math" w:eastAsia="STHupo" w:hAnsi="Cambria Math" w:cs="Cambria Math"/>
                          </w:rPr>
                        </w:rPrChange>
                      </w:rPr>
                      <m:t>2</m:t>
                    </w:del>
                  </m:r>
                </m:sub>
              </m:sSub>
              <m:r>
                <w:del w:id="856" w:author="Zach Lessig" w:date="2019-01-30T11:21:00Z">
                  <w:rPr>
                    <w:rFonts w:ascii="Cambria Math" w:eastAsia="STHupo" w:hAnsi="Cambria Math" w:cs="Times New Roman"/>
                    <w:rPrChange w:id="857" w:author="Zach Lessig" w:date="2019-02-08T12:55:00Z">
                      <w:rPr>
                        <w:rFonts w:ascii="Cambria Math" w:eastAsia="STHupo" w:hAnsi="Cambria Math" w:cs="Cambria Math"/>
                      </w:rPr>
                    </w:rPrChange>
                  </w:rPr>
                  <m:t>)</m:t>
                </w:del>
              </m:r>
            </m:den>
          </m:f>
        </m:oMath>
      </m:oMathPara>
    </w:p>
    <w:p w14:paraId="4507D45A" w14:textId="1C52C6FB" w:rsidR="00F559E8" w:rsidRPr="00E97C61" w:rsidDel="004455A0" w:rsidRDefault="00F00BBE">
      <w:pPr>
        <w:spacing w:line="480" w:lineRule="auto"/>
        <w:jc w:val="center"/>
        <w:rPr>
          <w:del w:id="858" w:author="Zach Lessig" w:date="2019-01-30T11:21:00Z"/>
          <w:rFonts w:ascii="Times New Roman" w:eastAsia="STHupo" w:hAnsi="Times New Roman" w:cs="Times New Roman"/>
        </w:rPr>
        <w:pPrChange w:id="859" w:author="Zach Lessig" w:date="2019-02-08T12:56:00Z">
          <w:pPr>
            <w:spacing w:line="480" w:lineRule="auto"/>
          </w:pPr>
        </w:pPrChange>
      </w:pPr>
      <m:oMathPara>
        <m:oMathParaPr>
          <m:jc m:val="center"/>
        </m:oMathParaPr>
        <m:oMath>
          <m:r>
            <w:del w:id="860" w:author="Zach Lessig" w:date="2019-01-30T11:21:00Z">
              <w:rPr>
                <w:rFonts w:ascii="Cambria Math" w:eastAsia="STHupo" w:hAnsi="Cambria Math" w:cs="Times New Roman"/>
                <w:rPrChange w:id="861" w:author="Zach Lessig" w:date="2019-02-08T12:55:00Z">
                  <w:rPr>
                    <w:rFonts w:ascii="Cambria Math" w:eastAsia="STHupo" w:hAnsi="Cambria Math" w:cs="Cambria Math"/>
                  </w:rPr>
                </w:rPrChange>
              </w:rPr>
              <m:t>SE</m:t>
            </w:del>
          </m:r>
          <m:r>
            <w:del w:id="862" w:author="Zach Lessig" w:date="2019-01-30T11:21:00Z">
              <m:rPr>
                <m:sty m:val="p"/>
              </m:rPr>
              <w:rPr>
                <w:rFonts w:ascii="Cambria Math" w:eastAsia="STHupo" w:hAnsi="Cambria Math" w:cs="Times New Roman"/>
                <w:rPrChange w:id="863" w:author="Zach Lessig" w:date="2019-02-08T12:55:00Z">
                  <w:rPr>
                    <w:rFonts w:ascii="Cambria Math" w:eastAsia="STHupo" w:hAnsi="Cambria Math" w:cs="Cambria Math"/>
                  </w:rPr>
                </w:rPrChange>
              </w:rPr>
              <m:t>=</m:t>
            </w:del>
          </m:r>
          <m:rad>
            <m:radPr>
              <m:degHide m:val="1"/>
              <m:ctrlPr>
                <w:del w:id="864" w:author="Zach Lessig" w:date="2019-01-30T11:21:00Z">
                  <w:rPr>
                    <w:rFonts w:ascii="Cambria Math" w:eastAsia="STHupo" w:hAnsi="Cambria Math" w:cs="Times New Roman"/>
                  </w:rPr>
                </w:del>
              </m:ctrlPr>
            </m:radPr>
            <m:deg/>
            <m:e/>
          </m:rad>
        </m:oMath>
      </m:oMathPara>
    </w:p>
    <w:p w14:paraId="68B825D7" w14:textId="56C28905" w:rsidR="00F559E8" w:rsidRPr="00E97C61" w:rsidDel="00660F15" w:rsidRDefault="00F00BBE">
      <w:pPr>
        <w:spacing w:line="480" w:lineRule="auto"/>
        <w:jc w:val="center"/>
        <w:rPr>
          <w:del w:id="865" w:author="Zach Lessig" w:date="2019-01-30T08:39:00Z"/>
          <w:rFonts w:ascii="Times New Roman" w:eastAsia="STHupo" w:hAnsi="Times New Roman" w:cs="Times New Roman"/>
        </w:rPr>
        <w:pPrChange w:id="866" w:author="Zach Lessig" w:date="2019-02-08T12:56:00Z">
          <w:pPr>
            <w:spacing w:line="480" w:lineRule="auto"/>
          </w:pPr>
        </w:pPrChange>
      </w:pPr>
      <w:del w:id="867" w:author="Zach Lessig" w:date="2019-01-30T11:21:00Z">
        <w:r w:rsidRPr="00E97C61" w:rsidDel="004455A0">
          <w:rPr>
            <w:rFonts w:ascii="Times New Roman" w:eastAsia="STHupo" w:hAnsi="Times New Roman" w:cs="Times New Roman"/>
          </w:rPr>
          <w:delText>Where, C1 is the number of fish removed in the first sample, C2 is the number of fish removed in the second sample, N is the population estimate and SE is the standard error of N</w:delText>
        </w:r>
      </w:del>
      <w:del w:id="868" w:author="Zach Lessig" w:date="2019-01-30T08:39:00Z">
        <w:r w:rsidRPr="00E97C61" w:rsidDel="00660F15">
          <w:rPr>
            <w:rFonts w:ascii="Times New Roman" w:eastAsia="STHupo" w:hAnsi="Times New Roman" w:cs="Times New Roman"/>
          </w:rPr>
          <w:delText>.</w:delText>
        </w:r>
      </w:del>
    </w:p>
    <w:p w14:paraId="094A081F" w14:textId="5F834710" w:rsidR="00A30736" w:rsidRPr="00E97C61" w:rsidDel="00660F15" w:rsidRDefault="00A30736">
      <w:pPr>
        <w:spacing w:line="480" w:lineRule="auto"/>
        <w:jc w:val="center"/>
        <w:rPr>
          <w:del w:id="869" w:author="Zach Lessig" w:date="2019-01-30T08:39:00Z"/>
          <w:rFonts w:ascii="Times New Roman" w:eastAsia="STHupo" w:hAnsi="Times New Roman" w:cs="Times New Roman"/>
        </w:rPr>
        <w:pPrChange w:id="870" w:author="Zach Lessig" w:date="2019-02-08T12:56:00Z">
          <w:pPr>
            <w:spacing w:line="480" w:lineRule="auto"/>
          </w:pPr>
        </w:pPrChange>
      </w:pPr>
      <w:del w:id="871" w:author="Zach Lessig" w:date="2019-01-30T08:39:00Z">
        <w:r w:rsidRPr="00E97C61" w:rsidDel="00660F15">
          <w:rPr>
            <w:rFonts w:ascii="Times New Roman" w:eastAsia="STHupo" w:hAnsi="Times New Roman" w:cs="Times New Roman"/>
          </w:rPr>
          <w:tab/>
        </w:r>
      </w:del>
    </w:p>
    <w:p w14:paraId="0C9E5EEF" w14:textId="16B6550D" w:rsidR="001B795D" w:rsidRPr="00E97C61" w:rsidDel="00660F15" w:rsidRDefault="006C68FB">
      <w:pPr>
        <w:spacing w:line="480" w:lineRule="auto"/>
        <w:jc w:val="center"/>
        <w:rPr>
          <w:del w:id="872" w:author="Zach Lessig" w:date="2019-01-30T08:39:00Z"/>
          <w:rFonts w:ascii="Times New Roman" w:eastAsia="STHupo" w:hAnsi="Times New Roman" w:cs="Times New Roman"/>
        </w:rPr>
        <w:pPrChange w:id="873" w:author="Zach Lessig" w:date="2019-02-08T12:56:00Z">
          <w:pPr>
            <w:spacing w:line="480" w:lineRule="auto"/>
          </w:pPr>
        </w:pPrChange>
      </w:pPr>
      <w:del w:id="874" w:author="Zach Lessig" w:date="2019-01-30T08:39:00Z">
        <w:r w:rsidRPr="00E97C61" w:rsidDel="00660F15">
          <w:rPr>
            <w:rFonts w:ascii="Times New Roman" w:eastAsia="STHupo" w:hAnsi="Times New Roman" w:cs="Times New Roman"/>
          </w:rPr>
          <w:delText xml:space="preserve">  </w:delText>
        </w:r>
      </w:del>
    </w:p>
    <w:p w14:paraId="0692D664" w14:textId="11947D85" w:rsidR="00F65391" w:rsidRPr="00E97C61" w:rsidRDefault="00F65391">
      <w:pPr>
        <w:spacing w:line="480" w:lineRule="auto"/>
        <w:jc w:val="center"/>
        <w:rPr>
          <w:ins w:id="875" w:author="Zach Lessig" w:date="2019-01-30T12:57:00Z"/>
          <w:rFonts w:ascii="Times New Roman" w:eastAsia="STHupo" w:hAnsi="Times New Roman" w:cs="Times New Roman"/>
        </w:rPr>
        <w:pPrChange w:id="876" w:author="Zach Lessig" w:date="2019-02-08T12:56:00Z">
          <w:pPr>
            <w:jc w:val="center"/>
          </w:pPr>
        </w:pPrChange>
      </w:pPr>
    </w:p>
    <w:p w14:paraId="1C4E6C28" w14:textId="70786F39" w:rsidR="00F423CB" w:rsidRPr="00E97C61" w:rsidRDefault="00F423CB">
      <w:pPr>
        <w:spacing w:line="480" w:lineRule="auto"/>
        <w:ind w:firstLine="720"/>
        <w:rPr>
          <w:ins w:id="877" w:author="Zach Lessig" w:date="2019-01-30T15:06:00Z"/>
          <w:rFonts w:ascii="Times New Roman" w:eastAsia="STHupo" w:hAnsi="Times New Roman" w:cs="Times New Roman"/>
        </w:rPr>
        <w:pPrChange w:id="878" w:author="Zach Lessig" w:date="2019-02-08T12:56:00Z">
          <w:pPr>
            <w:spacing w:line="480" w:lineRule="auto"/>
          </w:pPr>
        </w:pPrChange>
      </w:pPr>
      <w:ins w:id="879" w:author="Zach Lessig" w:date="2019-01-30T15:22:00Z">
        <w:r w:rsidRPr="00E97C61">
          <w:rPr>
            <w:rFonts w:ascii="Times New Roman" w:eastAsia="STHupo" w:hAnsi="Times New Roman" w:cs="Times New Roman"/>
          </w:rPr>
          <w:t>I developed a</w:t>
        </w:r>
      </w:ins>
      <w:ins w:id="880" w:author="Zach Lessig" w:date="2019-01-30T13:03:00Z">
        <w:r w:rsidR="009E49D5" w:rsidRPr="00E97C61">
          <w:rPr>
            <w:rFonts w:ascii="Times New Roman" w:eastAsia="STHupo" w:hAnsi="Times New Roman" w:cs="Times New Roman"/>
          </w:rPr>
          <w:t xml:space="preserve"> </w:t>
        </w:r>
      </w:ins>
      <w:ins w:id="881" w:author="Zach Lessig" w:date="2019-01-30T13:11:00Z">
        <w:r w:rsidR="008F4CA9" w:rsidRPr="00E97C61">
          <w:rPr>
            <w:rFonts w:ascii="Times New Roman" w:eastAsia="STHupo" w:hAnsi="Times New Roman" w:cs="Times New Roman"/>
          </w:rPr>
          <w:t xml:space="preserve">generalized linear model </w:t>
        </w:r>
        <w:r w:rsidR="009E49D5" w:rsidRPr="00E97C61">
          <w:rPr>
            <w:rFonts w:ascii="Times New Roman" w:eastAsia="STHupo" w:hAnsi="Times New Roman" w:cs="Times New Roman"/>
          </w:rPr>
          <w:t>for</w:t>
        </w:r>
      </w:ins>
      <w:ins w:id="882" w:author="Zach Lessig" w:date="2019-01-30T13:14:00Z">
        <w:r w:rsidR="00D84D26" w:rsidRPr="00E97C61">
          <w:rPr>
            <w:rFonts w:ascii="Times New Roman" w:eastAsia="STHupo" w:hAnsi="Times New Roman" w:cs="Times New Roman"/>
          </w:rPr>
          <w:t xml:space="preserve"> each of</w:t>
        </w:r>
      </w:ins>
      <w:ins w:id="883" w:author="Zach Lessig" w:date="2019-01-30T13:11:00Z">
        <w:r w:rsidR="009E49D5" w:rsidRPr="00E97C61">
          <w:rPr>
            <w:rFonts w:ascii="Times New Roman" w:eastAsia="STHupo" w:hAnsi="Times New Roman" w:cs="Times New Roman"/>
          </w:rPr>
          <w:t xml:space="preserve"> the resp</w:t>
        </w:r>
        <w:r w:rsidR="00D84D26" w:rsidRPr="00E97C61">
          <w:rPr>
            <w:rFonts w:ascii="Times New Roman" w:eastAsia="STHupo" w:hAnsi="Times New Roman" w:cs="Times New Roman"/>
          </w:rPr>
          <w:t xml:space="preserve">onse variables </w:t>
        </w:r>
        <w:r w:rsidR="009E49D5" w:rsidRPr="00E97C61">
          <w:rPr>
            <w:rFonts w:ascii="Times New Roman" w:eastAsia="STHupo" w:hAnsi="Times New Roman" w:cs="Times New Roman"/>
          </w:rPr>
          <w:t>GPP, ER, and tr</w:t>
        </w:r>
      </w:ins>
      <w:ins w:id="884" w:author="Zach Lessig" w:date="2019-01-30T13:14:00Z">
        <w:r w:rsidR="009E49D5" w:rsidRPr="00E97C61">
          <w:rPr>
            <w:rFonts w:ascii="Times New Roman" w:eastAsia="STHupo" w:hAnsi="Times New Roman" w:cs="Times New Roman"/>
          </w:rPr>
          <w:t>out biomass</w:t>
        </w:r>
      </w:ins>
      <w:ins w:id="885" w:author="Zach Lessig" w:date="2019-01-30T15:22:00Z">
        <w:r w:rsidRPr="00E97C61">
          <w:rPr>
            <w:rFonts w:ascii="Times New Roman" w:eastAsia="STHupo" w:hAnsi="Times New Roman" w:cs="Times New Roman"/>
          </w:rPr>
          <w:t>.</w:t>
        </w:r>
      </w:ins>
      <w:ins w:id="886" w:author="Zach Lessig" w:date="2019-01-30T13:50:00Z">
        <w:r w:rsidRPr="00E97C61">
          <w:rPr>
            <w:rFonts w:ascii="Times New Roman" w:eastAsia="STHupo" w:hAnsi="Times New Roman" w:cs="Times New Roman"/>
          </w:rPr>
          <w:t xml:space="preserve">  The </w:t>
        </w:r>
        <w:r w:rsidR="00BA588A" w:rsidRPr="00E97C61">
          <w:rPr>
            <w:rFonts w:ascii="Times New Roman" w:eastAsia="STHupo" w:hAnsi="Times New Roman" w:cs="Times New Roman"/>
          </w:rPr>
          <w:t>predictor va</w:t>
        </w:r>
        <w:r w:rsidRPr="00E97C61">
          <w:rPr>
            <w:rFonts w:ascii="Times New Roman" w:eastAsia="STHupo" w:hAnsi="Times New Roman" w:cs="Times New Roman"/>
          </w:rPr>
          <w:t>riables were</w:t>
        </w:r>
        <w:r w:rsidR="00BA588A" w:rsidRPr="00E97C61">
          <w:rPr>
            <w:rFonts w:ascii="Times New Roman" w:eastAsia="STHupo" w:hAnsi="Times New Roman" w:cs="Times New Roman"/>
          </w:rPr>
          <w:t xml:space="preserve"> the above</w:t>
        </w:r>
      </w:ins>
      <w:ins w:id="887" w:author="Zach Lessig" w:date="2019-01-30T13:53:00Z">
        <w:r w:rsidR="00BA588A" w:rsidRPr="00E97C61">
          <w:rPr>
            <w:rFonts w:ascii="Times New Roman" w:eastAsia="STHupo" w:hAnsi="Times New Roman" w:cs="Times New Roman"/>
          </w:rPr>
          <w:t xml:space="preserve"> mentioned</w:t>
        </w:r>
      </w:ins>
      <w:ins w:id="888" w:author="Zach Lessig" w:date="2019-01-30T13:50:00Z">
        <w:r w:rsidR="00BA588A" w:rsidRPr="00E97C61">
          <w:rPr>
            <w:rFonts w:ascii="Times New Roman" w:eastAsia="STHupo" w:hAnsi="Times New Roman" w:cs="Times New Roman"/>
          </w:rPr>
          <w:t xml:space="preserve"> </w:t>
        </w:r>
      </w:ins>
      <w:ins w:id="889" w:author="Zach Lessig" w:date="2019-01-30T13:52:00Z">
        <w:r w:rsidR="00BA588A" w:rsidRPr="00E97C61">
          <w:rPr>
            <w:rFonts w:ascii="Times New Roman" w:eastAsia="STHupo" w:hAnsi="Times New Roman" w:cs="Times New Roman"/>
          </w:rPr>
          <w:t>site, hydrologic</w:t>
        </w:r>
      </w:ins>
      <w:ins w:id="890" w:author="Zach Lessig" w:date="2019-01-30T15:22:00Z">
        <w:r w:rsidRPr="00E97C61">
          <w:rPr>
            <w:rFonts w:ascii="Times New Roman" w:eastAsia="STHupo" w:hAnsi="Times New Roman" w:cs="Times New Roman"/>
          </w:rPr>
          <w:t>,</w:t>
        </w:r>
      </w:ins>
      <w:ins w:id="891" w:author="Zach Lessig" w:date="2019-01-30T13:52:00Z">
        <w:r w:rsidR="00BA588A" w:rsidRPr="00E97C61">
          <w:rPr>
            <w:rFonts w:ascii="Times New Roman" w:eastAsia="STHupo" w:hAnsi="Times New Roman" w:cs="Times New Roman"/>
          </w:rPr>
          <w:t xml:space="preserve"> and nutrient</w:t>
        </w:r>
      </w:ins>
      <w:ins w:id="892" w:author="Zach Lessig" w:date="2019-01-30T13:53:00Z">
        <w:r w:rsidR="005F5FCC" w:rsidRPr="00E97C61">
          <w:rPr>
            <w:rFonts w:ascii="Times New Roman" w:eastAsia="STHupo" w:hAnsi="Times New Roman" w:cs="Times New Roman"/>
          </w:rPr>
          <w:t xml:space="preserve"> data</w:t>
        </w:r>
      </w:ins>
      <w:ins w:id="893" w:author="Zach Lessig" w:date="2019-01-30T15:20:00Z">
        <w:r w:rsidR="005F5FCC" w:rsidRPr="00E97C61">
          <w:rPr>
            <w:rFonts w:ascii="Times New Roman" w:eastAsia="STHupo" w:hAnsi="Times New Roman" w:cs="Times New Roman"/>
          </w:rPr>
          <w:t xml:space="preserve"> (</w:t>
        </w:r>
        <w:r w:rsidR="005F5FCC" w:rsidRPr="00E97C61">
          <w:rPr>
            <w:rFonts w:ascii="Times New Roman" w:eastAsia="STHupo" w:hAnsi="Times New Roman" w:cs="Times New Roman"/>
            <w:rPrChange w:id="894" w:author="Zach Lessig" w:date="2019-02-08T12:55:00Z">
              <w:rPr>
                <w:rFonts w:ascii="Times New Roman" w:eastAsia="STHupo" w:hAnsi="Times New Roman" w:cs="Times New Roman"/>
              </w:rPr>
            </w:rPrChange>
          </w:rPr>
          <w:fldChar w:fldCharType="begin"/>
        </w:r>
        <w:r w:rsidR="005F5FCC" w:rsidRPr="00E97C61">
          <w:rPr>
            <w:rFonts w:ascii="Times New Roman" w:eastAsia="STHupo" w:hAnsi="Times New Roman" w:cs="Times New Roman"/>
          </w:rPr>
          <w:instrText xml:space="preserve"> REF _Ref536624930 \h </w:instrText>
        </w:r>
      </w:ins>
      <w:r w:rsidR="00DB53DA" w:rsidRPr="00E97C61">
        <w:rPr>
          <w:rFonts w:ascii="Times New Roman" w:eastAsia="STHupo" w:hAnsi="Times New Roman" w:cs="Times New Roman"/>
        </w:rPr>
        <w:instrText xml:space="preserve"> \* MERGEFORMAT </w:instrText>
      </w:r>
      <w:r w:rsidR="005F5FCC" w:rsidRPr="00E97C61">
        <w:rPr>
          <w:rFonts w:ascii="Times New Roman" w:eastAsia="STHupo" w:hAnsi="Times New Roman" w:cs="Times New Roman"/>
          <w:rPrChange w:id="895" w:author="Zach Lessig" w:date="2019-02-08T12:55:00Z">
            <w:rPr>
              <w:rFonts w:ascii="Times New Roman" w:eastAsia="STHupo" w:hAnsi="Times New Roman" w:cs="Times New Roman"/>
            </w:rPr>
          </w:rPrChange>
        </w:rPr>
      </w:r>
      <w:r w:rsidR="005F5FCC" w:rsidRPr="00E97C61">
        <w:rPr>
          <w:rFonts w:ascii="Times New Roman" w:eastAsia="STHupo" w:hAnsi="Times New Roman" w:cs="Times New Roman"/>
          <w:rPrChange w:id="896" w:author="Zach Lessig" w:date="2019-02-08T12:55:00Z">
            <w:rPr>
              <w:rFonts w:ascii="Times New Roman" w:eastAsia="STHupo" w:hAnsi="Times New Roman" w:cs="Times New Roman"/>
            </w:rPr>
          </w:rPrChange>
        </w:rPr>
        <w:fldChar w:fldCharType="separate"/>
      </w:r>
      <w:ins w:id="897" w:author="Zach Lessig" w:date="2019-01-30T15:20:00Z">
        <w:r w:rsidR="005F5FCC" w:rsidRPr="00E97C61">
          <w:rPr>
            <w:rFonts w:ascii="Times New Roman" w:hAnsi="Times New Roman" w:cs="Times New Roman"/>
            <w:rPrChange w:id="898" w:author="Zach Lessig" w:date="2019-02-08T12:55:00Z">
              <w:rPr/>
            </w:rPrChange>
          </w:rPr>
          <w:t xml:space="preserve">Table </w:t>
        </w:r>
        <w:r w:rsidR="005F5FCC" w:rsidRPr="00E97C61">
          <w:rPr>
            <w:rFonts w:ascii="Times New Roman" w:hAnsi="Times New Roman" w:cs="Times New Roman"/>
            <w:noProof/>
            <w:rPrChange w:id="899" w:author="Zach Lessig" w:date="2019-02-08T12:55:00Z">
              <w:rPr>
                <w:noProof/>
              </w:rPr>
            </w:rPrChange>
          </w:rPr>
          <w:t>1</w:t>
        </w:r>
        <w:r w:rsidR="005F5FCC" w:rsidRPr="00E97C61">
          <w:rPr>
            <w:rFonts w:ascii="Times New Roman" w:eastAsia="STHupo" w:hAnsi="Times New Roman" w:cs="Times New Roman"/>
            <w:rPrChange w:id="900" w:author="Zach Lessig" w:date="2019-02-08T12:55:00Z">
              <w:rPr>
                <w:rFonts w:ascii="Times New Roman" w:eastAsia="STHupo" w:hAnsi="Times New Roman" w:cs="Times New Roman"/>
              </w:rPr>
            </w:rPrChange>
          </w:rPr>
          <w:fldChar w:fldCharType="end"/>
        </w:r>
        <w:r w:rsidR="005F5FCC" w:rsidRPr="00E97C61">
          <w:rPr>
            <w:rFonts w:ascii="Times New Roman" w:eastAsia="STHupo" w:hAnsi="Times New Roman" w:cs="Times New Roman"/>
          </w:rPr>
          <w:t>)</w:t>
        </w:r>
      </w:ins>
      <w:ins w:id="901" w:author="Zach Lessig" w:date="2019-01-30T13:14:00Z">
        <w:r w:rsidR="00D84D26" w:rsidRPr="00E97C61">
          <w:rPr>
            <w:rFonts w:ascii="Times New Roman" w:eastAsia="STHupo" w:hAnsi="Times New Roman" w:cs="Times New Roman"/>
          </w:rPr>
          <w:t>.</w:t>
        </w:r>
      </w:ins>
      <w:ins w:id="902" w:author="Zach Lessig" w:date="2019-01-30T13:27:00Z">
        <w:r w:rsidR="008F4CA9" w:rsidRPr="00E97C61">
          <w:rPr>
            <w:rFonts w:ascii="Times New Roman" w:eastAsia="STHupo" w:hAnsi="Times New Roman" w:cs="Times New Roman"/>
          </w:rPr>
          <w:t xml:space="preserve">  I conducted this analysis </w:t>
        </w:r>
        <w:r w:rsidR="00492BD9" w:rsidRPr="00E97C61">
          <w:rPr>
            <w:rFonts w:ascii="Times New Roman" w:eastAsia="STHupo" w:hAnsi="Times New Roman" w:cs="Times New Roman"/>
          </w:rPr>
          <w:t xml:space="preserve">with R and the </w:t>
        </w:r>
      </w:ins>
      <w:ins w:id="903" w:author="Zach Lessig" w:date="2019-01-30T15:21:00Z">
        <w:r w:rsidRPr="00E97C61">
          <w:rPr>
            <w:rFonts w:ascii="Times New Roman" w:eastAsia="STHupo" w:hAnsi="Times New Roman" w:cs="Times New Roman"/>
          </w:rPr>
          <w:t>‘</w:t>
        </w:r>
      </w:ins>
      <w:ins w:id="904" w:author="Zach Lessig" w:date="2019-01-30T13:33:00Z">
        <w:r w:rsidR="00492BD9" w:rsidRPr="00E97C61">
          <w:rPr>
            <w:rFonts w:ascii="Times New Roman" w:eastAsia="STHupo" w:hAnsi="Times New Roman" w:cs="Times New Roman"/>
          </w:rPr>
          <w:t>lme4</w:t>
        </w:r>
      </w:ins>
      <w:ins w:id="905" w:author="Zach Lessig" w:date="2019-01-30T15:21:00Z">
        <w:r w:rsidRPr="00E97C61">
          <w:rPr>
            <w:rFonts w:ascii="Times New Roman" w:eastAsia="STHupo" w:hAnsi="Times New Roman" w:cs="Times New Roman"/>
          </w:rPr>
          <w:t>’</w:t>
        </w:r>
      </w:ins>
      <w:ins w:id="906" w:author="Zach Lessig" w:date="2019-01-30T13:33:00Z">
        <w:r w:rsidR="00492BD9" w:rsidRPr="00E97C61">
          <w:rPr>
            <w:rFonts w:ascii="Times New Roman" w:eastAsia="STHupo" w:hAnsi="Times New Roman" w:cs="Times New Roman"/>
          </w:rPr>
          <w:t xml:space="preserve"> package</w:t>
        </w:r>
      </w:ins>
      <w:customXmlInsRangeStart w:id="907" w:author="Zach Lessig" w:date="2019-01-30T13:38:00Z"/>
      <w:sdt>
        <w:sdtPr>
          <w:rPr>
            <w:rFonts w:ascii="Times New Roman" w:eastAsia="STHupo" w:hAnsi="Times New Roman" w:cs="Times New Roman"/>
          </w:rPr>
          <w:id w:val="1935940418"/>
          <w:citation/>
        </w:sdtPr>
        <w:sdtEndPr/>
        <w:sdtContent>
          <w:customXmlInsRangeEnd w:id="907"/>
          <w:ins w:id="908" w:author="Zach Lessig" w:date="2019-01-30T13:38:00Z">
            <w:r w:rsidR="00153E7B" w:rsidRPr="00E97C61">
              <w:rPr>
                <w:rFonts w:ascii="Times New Roman" w:eastAsia="STHupo" w:hAnsi="Times New Roman" w:cs="Times New Roman"/>
                <w:rPrChange w:id="909" w:author="Zach Lessig" w:date="2019-02-08T12:55:00Z">
                  <w:rPr>
                    <w:rFonts w:ascii="Times New Roman" w:eastAsia="STHupo" w:hAnsi="Times New Roman" w:cs="Times New Roman"/>
                  </w:rPr>
                </w:rPrChange>
              </w:rPr>
              <w:fldChar w:fldCharType="begin"/>
            </w:r>
            <w:r w:rsidR="00153E7B" w:rsidRPr="00E97C61">
              <w:rPr>
                <w:rFonts w:ascii="Times New Roman" w:eastAsia="STHupo" w:hAnsi="Times New Roman" w:cs="Times New Roman"/>
              </w:rPr>
              <w:instrText xml:space="preserve"> CITATION Bat15 \l 1033 </w:instrText>
            </w:r>
          </w:ins>
          <w:r w:rsidR="00153E7B" w:rsidRPr="00E97C61">
            <w:rPr>
              <w:rFonts w:ascii="Times New Roman" w:eastAsia="STHupo" w:hAnsi="Times New Roman" w:cs="Times New Roman"/>
              <w:rPrChange w:id="910" w:author="Zach Lessig" w:date="2019-02-08T12:55:00Z">
                <w:rPr>
                  <w:rFonts w:ascii="Times New Roman" w:eastAsia="STHupo" w:hAnsi="Times New Roman" w:cs="Times New Roman"/>
                </w:rPr>
              </w:rPrChange>
            </w:rPr>
            <w:fldChar w:fldCharType="separate"/>
          </w:r>
          <w:ins w:id="911" w:author="Zach Lessig" w:date="2019-01-30T13:38:00Z">
            <w:r w:rsidR="00153E7B" w:rsidRPr="00E97C61">
              <w:rPr>
                <w:rFonts w:ascii="Times New Roman" w:eastAsia="STHupo" w:hAnsi="Times New Roman" w:cs="Times New Roman"/>
                <w:noProof/>
              </w:rPr>
              <w:t xml:space="preserve"> </w:t>
            </w:r>
            <w:r w:rsidR="00153E7B" w:rsidRPr="00E97C61">
              <w:rPr>
                <w:rFonts w:ascii="Times New Roman" w:eastAsia="STHupo" w:hAnsi="Times New Roman" w:cs="Times New Roman"/>
                <w:noProof/>
                <w:rPrChange w:id="912" w:author="Zach Lessig" w:date="2019-02-08T12:55:00Z">
                  <w:rPr/>
                </w:rPrChange>
              </w:rPr>
              <w:t>(Bates, Maechler, Bolker, &amp; Walker, 2015)</w:t>
            </w:r>
            <w:r w:rsidR="00153E7B" w:rsidRPr="00E97C61">
              <w:rPr>
                <w:rFonts w:ascii="Times New Roman" w:eastAsia="STHupo" w:hAnsi="Times New Roman" w:cs="Times New Roman"/>
                <w:rPrChange w:id="913" w:author="Zach Lessig" w:date="2019-02-08T12:55:00Z">
                  <w:rPr>
                    <w:rFonts w:ascii="Times New Roman" w:eastAsia="STHupo" w:hAnsi="Times New Roman" w:cs="Times New Roman"/>
                  </w:rPr>
                </w:rPrChange>
              </w:rPr>
              <w:fldChar w:fldCharType="end"/>
            </w:r>
          </w:ins>
          <w:customXmlInsRangeStart w:id="914" w:author="Zach Lessig" w:date="2019-01-30T13:38:00Z"/>
        </w:sdtContent>
      </w:sdt>
      <w:customXmlInsRangeEnd w:id="914"/>
      <w:ins w:id="915" w:author="Zach Lessig" w:date="2019-01-30T13:39:00Z">
        <w:r w:rsidR="00153E7B" w:rsidRPr="00E97C61">
          <w:rPr>
            <w:rFonts w:ascii="Times New Roman" w:eastAsia="STHupo" w:hAnsi="Times New Roman" w:cs="Times New Roman"/>
          </w:rPr>
          <w:t>.</w:t>
        </w:r>
      </w:ins>
    </w:p>
    <w:p w14:paraId="0C8AAE3E" w14:textId="77777777" w:rsidR="001A3055" w:rsidRPr="00E97C61" w:rsidRDefault="001A3055">
      <w:pPr>
        <w:spacing w:line="480" w:lineRule="auto"/>
        <w:ind w:firstLine="720"/>
        <w:rPr>
          <w:ins w:id="916" w:author="Zach Lessig" w:date="2019-01-30T15:03:00Z"/>
          <w:rFonts w:ascii="Times New Roman" w:eastAsia="STHupo" w:hAnsi="Times New Roman" w:cs="Times New Roman"/>
        </w:rPr>
        <w:pPrChange w:id="917" w:author="Zach Lessig" w:date="2019-02-08T12:56:00Z">
          <w:pPr>
            <w:spacing w:line="480" w:lineRule="auto"/>
          </w:pPr>
        </w:pPrChange>
      </w:pPr>
    </w:p>
    <w:p w14:paraId="6C33C90C" w14:textId="01E37433" w:rsidR="005F5FCC" w:rsidRPr="00E97C61" w:rsidRDefault="005F5FCC">
      <w:pPr>
        <w:pStyle w:val="Caption"/>
        <w:keepNext/>
        <w:rPr>
          <w:ins w:id="918" w:author="Zach Lessig" w:date="2019-01-30T15:13:00Z"/>
          <w:rFonts w:ascii="Times New Roman" w:hAnsi="Times New Roman" w:cs="Times New Roman"/>
          <w:rPrChange w:id="919" w:author="Zach Lessig" w:date="2019-02-08T12:55:00Z">
            <w:rPr>
              <w:ins w:id="920" w:author="Zach Lessig" w:date="2019-01-30T15:13:00Z"/>
            </w:rPr>
          </w:rPrChange>
        </w:rPr>
        <w:pPrChange w:id="921" w:author="Zach Lessig" w:date="2019-02-08T12:59:00Z">
          <w:pPr/>
        </w:pPrChange>
      </w:pPr>
      <w:bookmarkStart w:id="922" w:name="_Ref536624930"/>
      <w:bookmarkStart w:id="923" w:name="_Ref536703850"/>
      <w:ins w:id="924" w:author="Zach Lessig" w:date="2019-01-30T15:13:00Z">
        <w:r w:rsidRPr="00E97C61">
          <w:rPr>
            <w:rFonts w:ascii="Times New Roman" w:hAnsi="Times New Roman" w:cs="Times New Roman"/>
            <w:b w:val="0"/>
            <w:color w:val="auto"/>
            <w:sz w:val="24"/>
            <w:szCs w:val="24"/>
            <w:rPrChange w:id="925" w:author="Zach Lessig" w:date="2019-02-08T12:55:00Z">
              <w:rPr>
                <w:b/>
                <w:bCs/>
              </w:rPr>
            </w:rPrChange>
          </w:rPr>
          <w:t xml:space="preserve">Table </w:t>
        </w:r>
        <w:r w:rsidRPr="00E97C61">
          <w:rPr>
            <w:rFonts w:ascii="Times New Roman" w:hAnsi="Times New Roman" w:cs="Times New Roman"/>
            <w:b w:val="0"/>
            <w:color w:val="auto"/>
            <w:sz w:val="24"/>
            <w:szCs w:val="24"/>
            <w:rPrChange w:id="926" w:author="Zach Lessig" w:date="2019-02-08T12:55:00Z">
              <w:rPr>
                <w:b/>
                <w:bCs/>
              </w:rPr>
            </w:rPrChange>
          </w:rPr>
          <w:fldChar w:fldCharType="begin"/>
        </w:r>
        <w:r w:rsidRPr="00E97C61">
          <w:rPr>
            <w:rFonts w:ascii="Times New Roman" w:hAnsi="Times New Roman" w:cs="Times New Roman"/>
            <w:b w:val="0"/>
            <w:color w:val="auto"/>
            <w:sz w:val="24"/>
            <w:szCs w:val="24"/>
            <w:rPrChange w:id="927" w:author="Zach Lessig" w:date="2019-02-08T12:55:00Z">
              <w:rPr>
                <w:b/>
                <w:bCs/>
              </w:rPr>
            </w:rPrChange>
          </w:rPr>
          <w:instrText xml:space="preserve"> SEQ Table \* ARABIC </w:instrText>
        </w:r>
      </w:ins>
      <w:r w:rsidRPr="00E97C61">
        <w:rPr>
          <w:rFonts w:ascii="Times New Roman" w:hAnsi="Times New Roman" w:cs="Times New Roman"/>
          <w:b w:val="0"/>
          <w:color w:val="auto"/>
          <w:sz w:val="24"/>
          <w:szCs w:val="24"/>
          <w:rPrChange w:id="928" w:author="Zach Lessig" w:date="2019-02-08T12:55:00Z">
            <w:rPr>
              <w:b/>
              <w:bCs/>
            </w:rPr>
          </w:rPrChange>
        </w:rPr>
        <w:fldChar w:fldCharType="separate"/>
      </w:r>
      <w:ins w:id="929" w:author="Zach Lessig" w:date="2019-01-30T15:13:00Z">
        <w:r w:rsidRPr="00E97C61">
          <w:rPr>
            <w:rFonts w:ascii="Times New Roman" w:hAnsi="Times New Roman" w:cs="Times New Roman"/>
            <w:b w:val="0"/>
            <w:noProof/>
            <w:color w:val="auto"/>
            <w:sz w:val="24"/>
            <w:szCs w:val="24"/>
            <w:rPrChange w:id="930" w:author="Zach Lessig" w:date="2019-02-08T12:55:00Z">
              <w:rPr>
                <w:b/>
                <w:bCs/>
                <w:noProof/>
              </w:rPr>
            </w:rPrChange>
          </w:rPr>
          <w:t>1</w:t>
        </w:r>
        <w:r w:rsidRPr="00E97C61">
          <w:rPr>
            <w:rFonts w:ascii="Times New Roman" w:hAnsi="Times New Roman" w:cs="Times New Roman"/>
            <w:b w:val="0"/>
            <w:color w:val="auto"/>
            <w:sz w:val="24"/>
            <w:szCs w:val="24"/>
            <w:rPrChange w:id="931" w:author="Zach Lessig" w:date="2019-02-08T12:55:00Z">
              <w:rPr>
                <w:b/>
                <w:bCs/>
              </w:rPr>
            </w:rPrChange>
          </w:rPr>
          <w:fldChar w:fldCharType="end"/>
        </w:r>
        <w:bookmarkEnd w:id="922"/>
        <w:r w:rsidRPr="00E97C61">
          <w:rPr>
            <w:rFonts w:ascii="Times New Roman" w:hAnsi="Times New Roman" w:cs="Times New Roman"/>
            <w:b w:val="0"/>
            <w:color w:val="auto"/>
            <w:sz w:val="24"/>
            <w:szCs w:val="24"/>
            <w:rPrChange w:id="932" w:author="Zach Lessig" w:date="2019-02-08T12:55:00Z">
              <w:rPr>
                <w:b/>
                <w:bCs/>
              </w:rPr>
            </w:rPrChange>
          </w:rPr>
          <w:t xml:space="preserve">. </w:t>
        </w:r>
      </w:ins>
      <w:ins w:id="933" w:author="Zach Lessig" w:date="2019-01-30T15:15:00Z">
        <w:r w:rsidR="008F4CA9" w:rsidRPr="00E97C61">
          <w:rPr>
            <w:rFonts w:ascii="Times New Roman" w:hAnsi="Times New Roman" w:cs="Times New Roman"/>
            <w:b w:val="0"/>
            <w:color w:val="auto"/>
            <w:sz w:val="24"/>
            <w:szCs w:val="24"/>
          </w:rPr>
          <w:t>List of response</w:t>
        </w:r>
        <w:r w:rsidRPr="00E97C61">
          <w:rPr>
            <w:rFonts w:ascii="Times New Roman" w:hAnsi="Times New Roman" w:cs="Times New Roman"/>
            <w:b w:val="0"/>
            <w:color w:val="auto"/>
            <w:sz w:val="24"/>
            <w:szCs w:val="24"/>
            <w:rPrChange w:id="934" w:author="Zach Lessig" w:date="2019-02-08T12:55:00Z">
              <w:rPr>
                <w:b/>
                <w:bCs/>
              </w:rPr>
            </w:rPrChange>
          </w:rPr>
          <w:t xml:space="preserve"> and predictor variables shown as random or fixed effects</w:t>
        </w:r>
      </w:ins>
      <w:bookmarkEnd w:id="923"/>
    </w:p>
    <w:tbl>
      <w:tblPr>
        <w:tblW w:w="6210" w:type="dxa"/>
        <w:jc w:val="center"/>
        <w:tblLook w:val="04A0" w:firstRow="1" w:lastRow="0" w:firstColumn="1" w:lastColumn="0" w:noHBand="0" w:noVBand="1"/>
        <w:tblPrChange w:id="935" w:author="Zach Lessig" w:date="2019-01-30T15:07:00Z">
          <w:tblPr>
            <w:tblW w:w="5603" w:type="dxa"/>
            <w:tblLook w:val="04A0" w:firstRow="1" w:lastRow="0" w:firstColumn="1" w:lastColumn="0" w:noHBand="0" w:noVBand="1"/>
          </w:tblPr>
        </w:tblPrChange>
      </w:tblPr>
      <w:tblGrid>
        <w:gridCol w:w="2700"/>
        <w:gridCol w:w="3510"/>
        <w:tblGridChange w:id="936">
          <w:tblGrid>
            <w:gridCol w:w="2346"/>
            <w:gridCol w:w="3257"/>
          </w:tblGrid>
        </w:tblGridChange>
      </w:tblGrid>
      <w:tr w:rsidR="001A3055" w:rsidRPr="00E97C61" w14:paraId="69F3D3D6" w14:textId="77777777" w:rsidTr="001A3055">
        <w:trPr>
          <w:trHeight w:val="315"/>
          <w:jc w:val="center"/>
          <w:ins w:id="937" w:author="Zach Lessig" w:date="2019-01-30T15:06:00Z"/>
          <w:trPrChange w:id="938" w:author="Zach Lessig" w:date="2019-01-30T15:07:00Z">
            <w:trPr>
              <w:trHeight w:val="315"/>
            </w:trPr>
          </w:trPrChange>
        </w:trPr>
        <w:tc>
          <w:tcPr>
            <w:tcW w:w="2700" w:type="dxa"/>
            <w:tcBorders>
              <w:top w:val="single" w:sz="4" w:space="0" w:color="auto"/>
              <w:left w:val="nil"/>
              <w:bottom w:val="single" w:sz="4" w:space="0" w:color="auto"/>
              <w:right w:val="nil"/>
            </w:tcBorders>
            <w:shd w:val="clear" w:color="auto" w:fill="auto"/>
            <w:noWrap/>
            <w:vAlign w:val="center"/>
            <w:hideMark/>
            <w:tcPrChange w:id="939" w:author="Zach Lessig" w:date="2019-01-30T15:07:00Z">
              <w:tcPr>
                <w:tcW w:w="2346" w:type="dxa"/>
                <w:tcBorders>
                  <w:top w:val="single" w:sz="4" w:space="0" w:color="auto"/>
                  <w:left w:val="nil"/>
                  <w:bottom w:val="single" w:sz="4" w:space="0" w:color="auto"/>
                  <w:right w:val="nil"/>
                </w:tcBorders>
                <w:shd w:val="clear" w:color="auto" w:fill="auto"/>
                <w:noWrap/>
                <w:vAlign w:val="center"/>
                <w:hideMark/>
              </w:tcPr>
            </w:tcPrChange>
          </w:tcPr>
          <w:p w14:paraId="40662F43" w14:textId="77777777" w:rsidR="001A3055" w:rsidRPr="00E97C61" w:rsidRDefault="001A3055">
            <w:pPr>
              <w:jc w:val="center"/>
              <w:rPr>
                <w:ins w:id="940" w:author="Zach Lessig" w:date="2019-01-30T15:06:00Z"/>
                <w:rFonts w:ascii="Times New Roman" w:eastAsia="Times New Roman" w:hAnsi="Times New Roman" w:cs="Times New Roman"/>
                <w:b/>
                <w:bCs/>
                <w:color w:val="000000"/>
              </w:rPr>
            </w:pPr>
            <w:ins w:id="941" w:author="Zach Lessig" w:date="2019-01-30T15:06:00Z">
              <w:r w:rsidRPr="00E97C61">
                <w:rPr>
                  <w:rFonts w:ascii="Times New Roman" w:eastAsia="Times New Roman" w:hAnsi="Times New Roman" w:cs="Times New Roman"/>
                  <w:b/>
                  <w:bCs/>
                  <w:color w:val="000000"/>
                </w:rPr>
                <w:t>Responses</w:t>
              </w:r>
            </w:ins>
          </w:p>
        </w:tc>
        <w:tc>
          <w:tcPr>
            <w:tcW w:w="3510" w:type="dxa"/>
            <w:tcBorders>
              <w:top w:val="single" w:sz="4" w:space="0" w:color="auto"/>
              <w:left w:val="nil"/>
              <w:bottom w:val="single" w:sz="4" w:space="0" w:color="auto"/>
              <w:right w:val="nil"/>
            </w:tcBorders>
            <w:shd w:val="clear" w:color="auto" w:fill="auto"/>
            <w:noWrap/>
            <w:vAlign w:val="center"/>
            <w:hideMark/>
            <w:tcPrChange w:id="942" w:author="Zach Lessig" w:date="2019-01-30T15:07:00Z">
              <w:tcPr>
                <w:tcW w:w="3257" w:type="dxa"/>
                <w:tcBorders>
                  <w:top w:val="single" w:sz="4" w:space="0" w:color="auto"/>
                  <w:left w:val="nil"/>
                  <w:bottom w:val="single" w:sz="4" w:space="0" w:color="auto"/>
                  <w:right w:val="nil"/>
                </w:tcBorders>
                <w:shd w:val="clear" w:color="auto" w:fill="auto"/>
                <w:noWrap/>
                <w:vAlign w:val="center"/>
                <w:hideMark/>
              </w:tcPr>
            </w:tcPrChange>
          </w:tcPr>
          <w:p w14:paraId="2B2FF5C2" w14:textId="77777777" w:rsidR="001A3055" w:rsidRPr="00E97C61" w:rsidRDefault="001A3055">
            <w:pPr>
              <w:jc w:val="center"/>
              <w:rPr>
                <w:ins w:id="943" w:author="Zach Lessig" w:date="2019-01-30T15:06:00Z"/>
                <w:rFonts w:ascii="Times New Roman" w:eastAsia="Times New Roman" w:hAnsi="Times New Roman" w:cs="Times New Roman"/>
                <w:b/>
                <w:bCs/>
                <w:color w:val="000000"/>
              </w:rPr>
            </w:pPr>
            <w:ins w:id="944" w:author="Zach Lessig" w:date="2019-01-30T15:06:00Z">
              <w:r w:rsidRPr="00E97C61">
                <w:rPr>
                  <w:rFonts w:ascii="Times New Roman" w:eastAsia="Times New Roman" w:hAnsi="Times New Roman" w:cs="Times New Roman"/>
                  <w:b/>
                  <w:bCs/>
                  <w:color w:val="000000"/>
                </w:rPr>
                <w:t>Random Effects</w:t>
              </w:r>
            </w:ins>
          </w:p>
        </w:tc>
      </w:tr>
      <w:tr w:rsidR="001A3055" w:rsidRPr="00E97C61" w14:paraId="7DC0A13D" w14:textId="77777777" w:rsidTr="001A3055">
        <w:trPr>
          <w:trHeight w:val="375"/>
          <w:jc w:val="center"/>
          <w:ins w:id="945" w:author="Zach Lessig" w:date="2019-01-30T15:06:00Z"/>
          <w:trPrChange w:id="946" w:author="Zach Lessig" w:date="2019-01-30T15:07:00Z">
            <w:trPr>
              <w:trHeight w:val="375"/>
            </w:trPr>
          </w:trPrChange>
        </w:trPr>
        <w:tc>
          <w:tcPr>
            <w:tcW w:w="2700" w:type="dxa"/>
            <w:tcBorders>
              <w:top w:val="nil"/>
              <w:left w:val="nil"/>
              <w:bottom w:val="nil"/>
              <w:right w:val="nil"/>
            </w:tcBorders>
            <w:shd w:val="clear" w:color="auto" w:fill="auto"/>
            <w:noWrap/>
            <w:vAlign w:val="center"/>
            <w:hideMark/>
            <w:tcPrChange w:id="947" w:author="Zach Lessig" w:date="2019-01-30T15:07:00Z">
              <w:tcPr>
                <w:tcW w:w="2346" w:type="dxa"/>
                <w:tcBorders>
                  <w:top w:val="nil"/>
                  <w:left w:val="nil"/>
                  <w:bottom w:val="nil"/>
                  <w:right w:val="nil"/>
                </w:tcBorders>
                <w:shd w:val="clear" w:color="auto" w:fill="auto"/>
                <w:noWrap/>
                <w:vAlign w:val="center"/>
                <w:hideMark/>
              </w:tcPr>
            </w:tcPrChange>
          </w:tcPr>
          <w:p w14:paraId="4A12BA11" w14:textId="77777777" w:rsidR="001A3055" w:rsidRPr="00E97C61" w:rsidRDefault="001A3055">
            <w:pPr>
              <w:rPr>
                <w:ins w:id="948" w:author="Zach Lessig" w:date="2019-01-30T15:06:00Z"/>
                <w:rFonts w:ascii="Times New Roman" w:eastAsia="Times New Roman" w:hAnsi="Times New Roman" w:cs="Times New Roman"/>
                <w:color w:val="000000"/>
              </w:rPr>
            </w:pPr>
            <w:ins w:id="949" w:author="Zach Lessig" w:date="2019-01-30T15:06:00Z">
              <w:r w:rsidRPr="00E97C61">
                <w:rPr>
                  <w:rFonts w:ascii="Times New Roman" w:eastAsia="Times New Roman" w:hAnsi="Times New Roman" w:cs="Times New Roman"/>
                  <w:color w:val="000000"/>
                </w:rPr>
                <w:t>GPP (g O</w:t>
              </w:r>
              <w:r w:rsidRPr="00E97C61">
                <w:rPr>
                  <w:rFonts w:ascii="Times New Roman" w:eastAsia="Times New Roman" w:hAnsi="Times New Roman" w:cs="Times New Roman"/>
                  <w:color w:val="000000"/>
                  <w:vertAlign w:val="subscript"/>
                </w:rPr>
                <w:t>2</w:t>
              </w:r>
              <w:r w:rsidRPr="00E97C61">
                <w:rPr>
                  <w:rFonts w:ascii="Times New Roman" w:eastAsia="Times New Roman" w:hAnsi="Times New Roman" w:cs="Times New Roman"/>
                  <w:color w:val="000000"/>
                </w:rPr>
                <w:t xml:space="preserve"> m</w:t>
              </w:r>
              <w:r w:rsidRPr="00E97C61">
                <w:rPr>
                  <w:rFonts w:ascii="Times New Roman" w:eastAsia="Times New Roman" w:hAnsi="Times New Roman" w:cs="Times New Roman"/>
                  <w:color w:val="000000"/>
                  <w:vertAlign w:val="superscript"/>
                </w:rPr>
                <w:t>-2</w:t>
              </w:r>
              <w:r w:rsidRPr="00E97C61">
                <w:rPr>
                  <w:rFonts w:ascii="Times New Roman" w:eastAsia="Times New Roman" w:hAnsi="Times New Roman" w:cs="Times New Roman"/>
                  <w:color w:val="000000"/>
                </w:rPr>
                <w:t xml:space="preserve"> d</w:t>
              </w:r>
              <w:r w:rsidRPr="00E97C61">
                <w:rPr>
                  <w:rFonts w:ascii="Times New Roman" w:eastAsia="Times New Roman" w:hAnsi="Times New Roman" w:cs="Times New Roman"/>
                  <w:color w:val="000000"/>
                  <w:vertAlign w:val="superscript"/>
                </w:rPr>
                <w:t>-1</w:t>
              </w:r>
              <w:r w:rsidRPr="00E97C61">
                <w:rPr>
                  <w:rFonts w:ascii="Times New Roman" w:eastAsia="Times New Roman" w:hAnsi="Times New Roman" w:cs="Times New Roman"/>
                  <w:color w:val="000000"/>
                </w:rPr>
                <w:t>)</w:t>
              </w:r>
            </w:ins>
          </w:p>
        </w:tc>
        <w:tc>
          <w:tcPr>
            <w:tcW w:w="3510" w:type="dxa"/>
            <w:tcBorders>
              <w:top w:val="nil"/>
              <w:left w:val="nil"/>
              <w:bottom w:val="nil"/>
              <w:right w:val="nil"/>
            </w:tcBorders>
            <w:shd w:val="clear" w:color="auto" w:fill="auto"/>
            <w:noWrap/>
            <w:vAlign w:val="center"/>
            <w:hideMark/>
            <w:tcPrChange w:id="950" w:author="Zach Lessig" w:date="2019-01-30T15:07:00Z">
              <w:tcPr>
                <w:tcW w:w="3257" w:type="dxa"/>
                <w:tcBorders>
                  <w:top w:val="nil"/>
                  <w:left w:val="nil"/>
                  <w:bottom w:val="nil"/>
                  <w:right w:val="nil"/>
                </w:tcBorders>
                <w:shd w:val="clear" w:color="auto" w:fill="auto"/>
                <w:noWrap/>
                <w:vAlign w:val="center"/>
                <w:hideMark/>
              </w:tcPr>
            </w:tcPrChange>
          </w:tcPr>
          <w:p w14:paraId="4B790BA5" w14:textId="00A79A9B" w:rsidR="001A3055" w:rsidRPr="00E97C61" w:rsidRDefault="001A3055">
            <w:pPr>
              <w:rPr>
                <w:ins w:id="951" w:author="Zach Lessig" w:date="2019-01-30T15:06:00Z"/>
                <w:rFonts w:ascii="Times New Roman" w:eastAsia="Times New Roman" w:hAnsi="Times New Roman" w:cs="Times New Roman"/>
                <w:color w:val="000000"/>
              </w:rPr>
            </w:pPr>
            <w:ins w:id="952" w:author="Zach Lessig" w:date="2019-01-30T15:06:00Z">
              <w:r w:rsidRPr="00E97C61">
                <w:rPr>
                  <w:rFonts w:ascii="Times New Roman" w:eastAsia="Times New Roman" w:hAnsi="Times New Roman" w:cs="Times New Roman"/>
                  <w:color w:val="000000"/>
                </w:rPr>
                <w:t>Watershed</w:t>
              </w:r>
            </w:ins>
            <w:ins w:id="953" w:author="Zach Lessig" w:date="2019-02-08T12:18:00Z">
              <w:r w:rsidR="00D617F4" w:rsidRPr="00E97C61">
                <w:rPr>
                  <w:rFonts w:ascii="Times New Roman" w:eastAsia="Times New Roman" w:hAnsi="Times New Roman" w:cs="Times New Roman"/>
                  <w:color w:val="000000"/>
                </w:rPr>
                <w:t xml:space="preserve"> (</w:t>
              </w:r>
            </w:ins>
            <w:ins w:id="954" w:author="Zach Lessig" w:date="2019-02-08T12:19:00Z">
              <w:r w:rsidR="00D617F4" w:rsidRPr="00E97C61">
                <w:rPr>
                  <w:rFonts w:ascii="Times New Roman" w:eastAsia="Times New Roman" w:hAnsi="Times New Roman" w:cs="Times New Roman"/>
                  <w:color w:val="000000"/>
                </w:rPr>
                <w:t xml:space="preserve">total of </w:t>
              </w:r>
            </w:ins>
            <w:ins w:id="955" w:author="Zach Lessig" w:date="2019-02-08T12:18:00Z">
              <w:r w:rsidR="00D617F4" w:rsidRPr="00E97C61">
                <w:rPr>
                  <w:rFonts w:ascii="Times New Roman" w:eastAsia="Times New Roman" w:hAnsi="Times New Roman" w:cs="Times New Roman"/>
                  <w:color w:val="000000"/>
                </w:rPr>
                <w:t>3)</w:t>
              </w:r>
            </w:ins>
          </w:p>
        </w:tc>
      </w:tr>
      <w:tr w:rsidR="001A3055" w:rsidRPr="00E97C61" w14:paraId="14FFB084" w14:textId="77777777" w:rsidTr="001A3055">
        <w:trPr>
          <w:trHeight w:val="375"/>
          <w:jc w:val="center"/>
          <w:ins w:id="956" w:author="Zach Lessig" w:date="2019-01-30T15:06:00Z"/>
          <w:trPrChange w:id="957" w:author="Zach Lessig" w:date="2019-01-30T15:07:00Z">
            <w:trPr>
              <w:trHeight w:val="375"/>
            </w:trPr>
          </w:trPrChange>
        </w:trPr>
        <w:tc>
          <w:tcPr>
            <w:tcW w:w="2700" w:type="dxa"/>
            <w:tcBorders>
              <w:top w:val="nil"/>
              <w:left w:val="nil"/>
              <w:bottom w:val="nil"/>
              <w:right w:val="nil"/>
            </w:tcBorders>
            <w:shd w:val="clear" w:color="auto" w:fill="auto"/>
            <w:noWrap/>
            <w:vAlign w:val="center"/>
            <w:hideMark/>
            <w:tcPrChange w:id="958" w:author="Zach Lessig" w:date="2019-01-30T15:07:00Z">
              <w:tcPr>
                <w:tcW w:w="2346" w:type="dxa"/>
                <w:tcBorders>
                  <w:top w:val="nil"/>
                  <w:left w:val="nil"/>
                  <w:bottom w:val="nil"/>
                  <w:right w:val="nil"/>
                </w:tcBorders>
                <w:shd w:val="clear" w:color="auto" w:fill="auto"/>
                <w:noWrap/>
                <w:vAlign w:val="center"/>
                <w:hideMark/>
              </w:tcPr>
            </w:tcPrChange>
          </w:tcPr>
          <w:p w14:paraId="61F69B5E" w14:textId="77777777" w:rsidR="001A3055" w:rsidRPr="00E97C61" w:rsidRDefault="001A3055">
            <w:pPr>
              <w:rPr>
                <w:ins w:id="959" w:author="Zach Lessig" w:date="2019-01-30T15:06:00Z"/>
                <w:rFonts w:ascii="Times New Roman" w:eastAsia="Times New Roman" w:hAnsi="Times New Roman" w:cs="Times New Roman"/>
                <w:color w:val="000000"/>
              </w:rPr>
            </w:pPr>
            <w:ins w:id="960" w:author="Zach Lessig" w:date="2019-01-30T15:06:00Z">
              <w:r w:rsidRPr="00E97C61">
                <w:rPr>
                  <w:rFonts w:ascii="Times New Roman" w:eastAsia="Times New Roman" w:hAnsi="Times New Roman" w:cs="Times New Roman"/>
                  <w:color w:val="000000"/>
                </w:rPr>
                <w:lastRenderedPageBreak/>
                <w:t>ER (g O</w:t>
              </w:r>
              <w:r w:rsidRPr="00E97C61">
                <w:rPr>
                  <w:rFonts w:ascii="Times New Roman" w:eastAsia="Times New Roman" w:hAnsi="Times New Roman" w:cs="Times New Roman"/>
                  <w:color w:val="000000"/>
                  <w:vertAlign w:val="subscript"/>
                </w:rPr>
                <w:t>2</w:t>
              </w:r>
              <w:r w:rsidRPr="00E97C61">
                <w:rPr>
                  <w:rFonts w:ascii="Times New Roman" w:eastAsia="Times New Roman" w:hAnsi="Times New Roman" w:cs="Times New Roman"/>
                  <w:color w:val="000000"/>
                </w:rPr>
                <w:t xml:space="preserve"> m</w:t>
              </w:r>
              <w:r w:rsidRPr="00E97C61">
                <w:rPr>
                  <w:rFonts w:ascii="Times New Roman" w:eastAsia="Times New Roman" w:hAnsi="Times New Roman" w:cs="Times New Roman"/>
                  <w:color w:val="000000"/>
                  <w:vertAlign w:val="superscript"/>
                </w:rPr>
                <w:t>-2</w:t>
              </w:r>
              <w:r w:rsidRPr="00E97C61">
                <w:rPr>
                  <w:rFonts w:ascii="Times New Roman" w:eastAsia="Times New Roman" w:hAnsi="Times New Roman" w:cs="Times New Roman"/>
                  <w:color w:val="000000"/>
                </w:rPr>
                <w:t xml:space="preserve"> d</w:t>
              </w:r>
              <w:r w:rsidRPr="00E97C61">
                <w:rPr>
                  <w:rFonts w:ascii="Times New Roman" w:eastAsia="Times New Roman" w:hAnsi="Times New Roman" w:cs="Times New Roman"/>
                  <w:color w:val="000000"/>
                  <w:vertAlign w:val="superscript"/>
                </w:rPr>
                <w:t>-1</w:t>
              </w:r>
              <w:r w:rsidRPr="00E97C61">
                <w:rPr>
                  <w:rFonts w:ascii="Times New Roman" w:eastAsia="Times New Roman" w:hAnsi="Times New Roman" w:cs="Times New Roman"/>
                  <w:color w:val="000000"/>
                </w:rPr>
                <w:t>)</w:t>
              </w:r>
            </w:ins>
          </w:p>
        </w:tc>
        <w:tc>
          <w:tcPr>
            <w:tcW w:w="3510" w:type="dxa"/>
            <w:tcBorders>
              <w:top w:val="nil"/>
              <w:left w:val="nil"/>
              <w:bottom w:val="nil"/>
              <w:right w:val="nil"/>
            </w:tcBorders>
            <w:shd w:val="clear" w:color="auto" w:fill="auto"/>
            <w:noWrap/>
            <w:vAlign w:val="center"/>
            <w:hideMark/>
            <w:tcPrChange w:id="961" w:author="Zach Lessig" w:date="2019-01-30T15:07:00Z">
              <w:tcPr>
                <w:tcW w:w="3257" w:type="dxa"/>
                <w:tcBorders>
                  <w:top w:val="nil"/>
                  <w:left w:val="nil"/>
                  <w:bottom w:val="nil"/>
                  <w:right w:val="nil"/>
                </w:tcBorders>
                <w:shd w:val="clear" w:color="auto" w:fill="auto"/>
                <w:noWrap/>
                <w:vAlign w:val="center"/>
                <w:hideMark/>
              </w:tcPr>
            </w:tcPrChange>
          </w:tcPr>
          <w:p w14:paraId="4CB348E1" w14:textId="0F7DB1E5" w:rsidR="001A3055" w:rsidRPr="00E97C61" w:rsidRDefault="003B13AB">
            <w:pPr>
              <w:rPr>
                <w:ins w:id="962" w:author="Zach Lessig" w:date="2019-01-30T15:06:00Z"/>
                <w:rFonts w:ascii="Times New Roman" w:eastAsia="Times New Roman" w:hAnsi="Times New Roman" w:cs="Times New Roman"/>
                <w:color w:val="000000"/>
              </w:rPr>
            </w:pPr>
            <w:ins w:id="963" w:author="Zach Lessig" w:date="2019-01-30T15:06:00Z">
              <w:r w:rsidRPr="00E97C61">
                <w:rPr>
                  <w:rFonts w:ascii="Times New Roman" w:eastAsia="Times New Roman" w:hAnsi="Times New Roman" w:cs="Times New Roman"/>
                  <w:color w:val="000000"/>
                </w:rPr>
                <w:t>Site</w:t>
              </w:r>
            </w:ins>
            <w:ins w:id="964" w:author="Zach Lessig" w:date="2019-02-08T12:18:00Z">
              <w:r w:rsidR="00D617F4" w:rsidRPr="00E97C61">
                <w:rPr>
                  <w:rFonts w:ascii="Times New Roman" w:eastAsia="Times New Roman" w:hAnsi="Times New Roman" w:cs="Times New Roman"/>
                  <w:color w:val="000000"/>
                </w:rPr>
                <w:t xml:space="preserve"> (total of 10)</w:t>
              </w:r>
            </w:ins>
          </w:p>
        </w:tc>
      </w:tr>
      <w:tr w:rsidR="001A3055" w:rsidRPr="00E97C61" w14:paraId="5E1192F4" w14:textId="77777777" w:rsidTr="001A3055">
        <w:trPr>
          <w:trHeight w:val="375"/>
          <w:jc w:val="center"/>
          <w:ins w:id="965" w:author="Zach Lessig" w:date="2019-01-30T15:06:00Z"/>
          <w:trPrChange w:id="966" w:author="Zach Lessig" w:date="2019-01-30T15:07:00Z">
            <w:trPr>
              <w:trHeight w:val="375"/>
            </w:trPr>
          </w:trPrChange>
        </w:trPr>
        <w:tc>
          <w:tcPr>
            <w:tcW w:w="2700" w:type="dxa"/>
            <w:tcBorders>
              <w:top w:val="nil"/>
              <w:left w:val="nil"/>
              <w:bottom w:val="nil"/>
              <w:right w:val="nil"/>
            </w:tcBorders>
            <w:shd w:val="clear" w:color="auto" w:fill="auto"/>
            <w:noWrap/>
            <w:vAlign w:val="center"/>
            <w:hideMark/>
            <w:tcPrChange w:id="967" w:author="Zach Lessig" w:date="2019-01-30T15:07:00Z">
              <w:tcPr>
                <w:tcW w:w="2346" w:type="dxa"/>
                <w:tcBorders>
                  <w:top w:val="nil"/>
                  <w:left w:val="nil"/>
                  <w:bottom w:val="nil"/>
                  <w:right w:val="nil"/>
                </w:tcBorders>
                <w:shd w:val="clear" w:color="auto" w:fill="auto"/>
                <w:noWrap/>
                <w:vAlign w:val="center"/>
                <w:hideMark/>
              </w:tcPr>
            </w:tcPrChange>
          </w:tcPr>
          <w:p w14:paraId="30236416" w14:textId="7D382111" w:rsidR="001A3055" w:rsidRPr="00E97C61" w:rsidRDefault="001A3055">
            <w:pPr>
              <w:rPr>
                <w:ins w:id="968" w:author="Zach Lessig" w:date="2019-01-30T15:06:00Z"/>
                <w:rFonts w:ascii="Times New Roman" w:eastAsia="Times New Roman" w:hAnsi="Times New Roman" w:cs="Times New Roman"/>
                <w:color w:val="000000"/>
              </w:rPr>
            </w:pPr>
            <w:ins w:id="969" w:author="Zach Lessig" w:date="2019-01-30T15:06:00Z">
              <w:r w:rsidRPr="00E97C61">
                <w:rPr>
                  <w:rFonts w:ascii="Times New Roman" w:eastAsia="Times New Roman" w:hAnsi="Times New Roman" w:cs="Times New Roman"/>
                  <w:color w:val="000000"/>
                </w:rPr>
                <w:t>Trout Biomass (g m</w:t>
              </w:r>
              <w:r w:rsidR="00D617F4" w:rsidRPr="00E97C61">
                <w:rPr>
                  <w:rFonts w:ascii="Times New Roman" w:eastAsia="Times New Roman" w:hAnsi="Times New Roman" w:cs="Times New Roman"/>
                  <w:color w:val="000000"/>
                  <w:vertAlign w:val="superscript"/>
                </w:rPr>
                <w:t>-2</w:t>
              </w:r>
              <w:r w:rsidRPr="00E97C61">
                <w:rPr>
                  <w:rFonts w:ascii="Times New Roman" w:eastAsia="Times New Roman" w:hAnsi="Times New Roman" w:cs="Times New Roman"/>
                  <w:color w:val="000000"/>
                </w:rPr>
                <w:t>)</w:t>
              </w:r>
            </w:ins>
          </w:p>
        </w:tc>
        <w:tc>
          <w:tcPr>
            <w:tcW w:w="3510" w:type="dxa"/>
            <w:tcBorders>
              <w:top w:val="nil"/>
              <w:left w:val="nil"/>
              <w:bottom w:val="nil"/>
              <w:right w:val="nil"/>
            </w:tcBorders>
            <w:shd w:val="clear" w:color="auto" w:fill="auto"/>
            <w:noWrap/>
            <w:vAlign w:val="center"/>
            <w:hideMark/>
            <w:tcPrChange w:id="970" w:author="Zach Lessig" w:date="2019-01-30T15:07:00Z">
              <w:tcPr>
                <w:tcW w:w="3257" w:type="dxa"/>
                <w:tcBorders>
                  <w:top w:val="nil"/>
                  <w:left w:val="nil"/>
                  <w:bottom w:val="nil"/>
                  <w:right w:val="nil"/>
                </w:tcBorders>
                <w:shd w:val="clear" w:color="auto" w:fill="auto"/>
                <w:noWrap/>
                <w:vAlign w:val="center"/>
                <w:hideMark/>
              </w:tcPr>
            </w:tcPrChange>
          </w:tcPr>
          <w:p w14:paraId="58C3794E" w14:textId="2C60912C" w:rsidR="001A3055" w:rsidRPr="00E97C61" w:rsidRDefault="001A3055">
            <w:pPr>
              <w:rPr>
                <w:ins w:id="971" w:author="Zach Lessig" w:date="2019-01-30T15:06:00Z"/>
                <w:rFonts w:ascii="Times New Roman" w:eastAsia="Times New Roman" w:hAnsi="Times New Roman" w:cs="Times New Roman"/>
                <w:color w:val="000000"/>
              </w:rPr>
            </w:pPr>
            <w:ins w:id="972" w:author="Zach Lessig" w:date="2019-01-30T15:06:00Z">
              <w:r w:rsidRPr="00E97C61">
                <w:rPr>
                  <w:rFonts w:ascii="Times New Roman" w:eastAsia="Times New Roman" w:hAnsi="Times New Roman" w:cs="Times New Roman"/>
                  <w:color w:val="000000"/>
                </w:rPr>
                <w:t>Sampling Period</w:t>
              </w:r>
            </w:ins>
            <w:ins w:id="973" w:author="Zach Lessig" w:date="2019-02-08T12:19:00Z">
              <w:r w:rsidR="00D617F4" w:rsidRPr="00E97C61">
                <w:rPr>
                  <w:rFonts w:ascii="Times New Roman" w:eastAsia="Times New Roman" w:hAnsi="Times New Roman" w:cs="Times New Roman"/>
                  <w:color w:val="000000"/>
                </w:rPr>
                <w:t xml:space="preserve"> (total of 3)</w:t>
              </w:r>
            </w:ins>
          </w:p>
        </w:tc>
      </w:tr>
      <w:tr w:rsidR="001A3055" w:rsidRPr="00E97C61" w14:paraId="18A5D358" w14:textId="77777777" w:rsidTr="001A3055">
        <w:trPr>
          <w:trHeight w:val="315"/>
          <w:jc w:val="center"/>
          <w:ins w:id="974" w:author="Zach Lessig" w:date="2019-01-30T15:06:00Z"/>
          <w:trPrChange w:id="975" w:author="Zach Lessig" w:date="2019-01-30T15:07:00Z">
            <w:trPr>
              <w:trHeight w:val="315"/>
            </w:trPr>
          </w:trPrChange>
        </w:trPr>
        <w:tc>
          <w:tcPr>
            <w:tcW w:w="6210" w:type="dxa"/>
            <w:gridSpan w:val="2"/>
            <w:tcBorders>
              <w:top w:val="single" w:sz="4" w:space="0" w:color="auto"/>
              <w:left w:val="nil"/>
              <w:bottom w:val="single" w:sz="4" w:space="0" w:color="auto"/>
              <w:right w:val="nil"/>
            </w:tcBorders>
            <w:shd w:val="clear" w:color="auto" w:fill="auto"/>
            <w:noWrap/>
            <w:vAlign w:val="center"/>
            <w:hideMark/>
            <w:tcPrChange w:id="976" w:author="Zach Lessig" w:date="2019-01-30T15:07:00Z">
              <w:tcPr>
                <w:tcW w:w="5603" w:type="dxa"/>
                <w:gridSpan w:val="2"/>
                <w:tcBorders>
                  <w:top w:val="single" w:sz="4" w:space="0" w:color="auto"/>
                  <w:left w:val="nil"/>
                  <w:bottom w:val="single" w:sz="4" w:space="0" w:color="auto"/>
                  <w:right w:val="nil"/>
                </w:tcBorders>
                <w:shd w:val="clear" w:color="auto" w:fill="auto"/>
                <w:noWrap/>
                <w:vAlign w:val="center"/>
                <w:hideMark/>
              </w:tcPr>
            </w:tcPrChange>
          </w:tcPr>
          <w:p w14:paraId="633F90E0" w14:textId="55BCC995" w:rsidR="001A3055" w:rsidRPr="00E97C61" w:rsidRDefault="005F5FCC">
            <w:pPr>
              <w:jc w:val="center"/>
              <w:rPr>
                <w:ins w:id="977" w:author="Zach Lessig" w:date="2019-01-30T15:06:00Z"/>
                <w:rFonts w:ascii="Times New Roman" w:eastAsia="Times New Roman" w:hAnsi="Times New Roman" w:cs="Times New Roman"/>
                <w:b/>
                <w:bCs/>
                <w:color w:val="000000"/>
              </w:rPr>
            </w:pPr>
            <w:ins w:id="978" w:author="Zach Lessig" w:date="2019-01-30T15:06:00Z">
              <w:r w:rsidRPr="00E97C61">
                <w:rPr>
                  <w:rFonts w:ascii="Times New Roman" w:eastAsia="Times New Roman" w:hAnsi="Times New Roman" w:cs="Times New Roman"/>
                  <w:b/>
                  <w:bCs/>
                  <w:color w:val="000000"/>
                </w:rPr>
                <w:t>Fixed E</w:t>
              </w:r>
              <w:r w:rsidR="001A3055" w:rsidRPr="00E97C61">
                <w:rPr>
                  <w:rFonts w:ascii="Times New Roman" w:eastAsia="Times New Roman" w:hAnsi="Times New Roman" w:cs="Times New Roman"/>
                  <w:b/>
                  <w:bCs/>
                  <w:color w:val="000000"/>
                </w:rPr>
                <w:t>ffects</w:t>
              </w:r>
            </w:ins>
          </w:p>
        </w:tc>
      </w:tr>
      <w:tr w:rsidR="001A3055" w:rsidRPr="00E97C61" w14:paraId="53FEBCF7" w14:textId="77777777" w:rsidTr="001A3055">
        <w:trPr>
          <w:trHeight w:val="375"/>
          <w:jc w:val="center"/>
          <w:ins w:id="979" w:author="Zach Lessig" w:date="2019-01-30T15:06:00Z"/>
          <w:trPrChange w:id="980" w:author="Zach Lessig" w:date="2019-01-30T15:07:00Z">
            <w:trPr>
              <w:trHeight w:val="375"/>
            </w:trPr>
          </w:trPrChange>
        </w:trPr>
        <w:tc>
          <w:tcPr>
            <w:tcW w:w="2700" w:type="dxa"/>
            <w:tcBorders>
              <w:top w:val="nil"/>
              <w:left w:val="nil"/>
              <w:bottom w:val="nil"/>
              <w:right w:val="nil"/>
            </w:tcBorders>
            <w:shd w:val="clear" w:color="auto" w:fill="auto"/>
            <w:noWrap/>
            <w:vAlign w:val="center"/>
            <w:hideMark/>
            <w:tcPrChange w:id="981" w:author="Zach Lessig" w:date="2019-01-30T15:07:00Z">
              <w:tcPr>
                <w:tcW w:w="2346" w:type="dxa"/>
                <w:tcBorders>
                  <w:top w:val="nil"/>
                  <w:left w:val="nil"/>
                  <w:bottom w:val="nil"/>
                  <w:right w:val="nil"/>
                </w:tcBorders>
                <w:shd w:val="clear" w:color="auto" w:fill="auto"/>
                <w:noWrap/>
                <w:vAlign w:val="center"/>
                <w:hideMark/>
              </w:tcPr>
            </w:tcPrChange>
          </w:tcPr>
          <w:p w14:paraId="2CA99503" w14:textId="77777777" w:rsidR="001A3055" w:rsidRPr="00E97C61" w:rsidRDefault="001A3055">
            <w:pPr>
              <w:rPr>
                <w:ins w:id="982" w:author="Zach Lessig" w:date="2019-01-30T15:06:00Z"/>
                <w:rFonts w:ascii="Times New Roman" w:eastAsia="Times New Roman" w:hAnsi="Times New Roman" w:cs="Times New Roman"/>
                <w:color w:val="000000"/>
              </w:rPr>
            </w:pPr>
            <w:ins w:id="983" w:author="Zach Lessig" w:date="2019-01-30T15:06:00Z">
              <w:r w:rsidRPr="00E97C61">
                <w:rPr>
                  <w:rFonts w:ascii="Times New Roman" w:eastAsia="Times New Roman" w:hAnsi="Times New Roman" w:cs="Times New Roman"/>
                  <w:color w:val="000000"/>
                </w:rPr>
                <w:t>Elevation (m)</w:t>
              </w:r>
            </w:ins>
          </w:p>
        </w:tc>
        <w:tc>
          <w:tcPr>
            <w:tcW w:w="3510" w:type="dxa"/>
            <w:tcBorders>
              <w:top w:val="nil"/>
              <w:left w:val="nil"/>
              <w:bottom w:val="nil"/>
              <w:right w:val="nil"/>
            </w:tcBorders>
            <w:shd w:val="clear" w:color="auto" w:fill="auto"/>
            <w:noWrap/>
            <w:vAlign w:val="center"/>
            <w:hideMark/>
            <w:tcPrChange w:id="984" w:author="Zach Lessig" w:date="2019-01-30T15:07:00Z">
              <w:tcPr>
                <w:tcW w:w="3257" w:type="dxa"/>
                <w:tcBorders>
                  <w:top w:val="nil"/>
                  <w:left w:val="nil"/>
                  <w:bottom w:val="nil"/>
                  <w:right w:val="nil"/>
                </w:tcBorders>
                <w:shd w:val="clear" w:color="auto" w:fill="auto"/>
                <w:noWrap/>
                <w:vAlign w:val="center"/>
                <w:hideMark/>
              </w:tcPr>
            </w:tcPrChange>
          </w:tcPr>
          <w:p w14:paraId="00C656DB" w14:textId="77777777" w:rsidR="001A3055" w:rsidRPr="00E97C61" w:rsidRDefault="001A3055">
            <w:pPr>
              <w:rPr>
                <w:ins w:id="985" w:author="Zach Lessig" w:date="2019-01-30T15:06:00Z"/>
                <w:rFonts w:ascii="Times New Roman" w:eastAsia="Times New Roman" w:hAnsi="Times New Roman" w:cs="Times New Roman"/>
                <w:color w:val="000000"/>
              </w:rPr>
            </w:pPr>
            <w:ins w:id="986" w:author="Zach Lessig" w:date="2019-01-30T15:06:00Z">
              <w:r w:rsidRPr="00E97C61">
                <w:rPr>
                  <w:rFonts w:ascii="Times New Roman" w:eastAsia="Times New Roman" w:hAnsi="Times New Roman" w:cs="Times New Roman"/>
                  <w:color w:val="000000"/>
                </w:rPr>
                <w:t>Discharge (L s</w:t>
              </w:r>
              <w:r w:rsidRPr="00E97C61">
                <w:rPr>
                  <w:rFonts w:ascii="Times New Roman" w:eastAsia="Times New Roman" w:hAnsi="Times New Roman" w:cs="Times New Roman"/>
                  <w:color w:val="000000"/>
                  <w:vertAlign w:val="superscript"/>
                </w:rPr>
                <w:t>-1</w:t>
              </w:r>
              <w:r w:rsidRPr="00E97C61">
                <w:rPr>
                  <w:rFonts w:ascii="Times New Roman" w:eastAsia="Times New Roman" w:hAnsi="Times New Roman" w:cs="Times New Roman"/>
                  <w:color w:val="000000"/>
                </w:rPr>
                <w:t>)</w:t>
              </w:r>
            </w:ins>
          </w:p>
        </w:tc>
      </w:tr>
      <w:tr w:rsidR="001A3055" w:rsidRPr="00E97C61" w14:paraId="25837EA4" w14:textId="77777777" w:rsidTr="001A3055">
        <w:trPr>
          <w:trHeight w:val="315"/>
          <w:jc w:val="center"/>
          <w:ins w:id="987" w:author="Zach Lessig" w:date="2019-01-30T15:06:00Z"/>
          <w:trPrChange w:id="988" w:author="Zach Lessig" w:date="2019-01-30T15:07:00Z">
            <w:trPr>
              <w:trHeight w:val="315"/>
            </w:trPr>
          </w:trPrChange>
        </w:trPr>
        <w:tc>
          <w:tcPr>
            <w:tcW w:w="2700" w:type="dxa"/>
            <w:tcBorders>
              <w:top w:val="nil"/>
              <w:left w:val="nil"/>
              <w:bottom w:val="nil"/>
              <w:right w:val="nil"/>
            </w:tcBorders>
            <w:shd w:val="clear" w:color="auto" w:fill="auto"/>
            <w:noWrap/>
            <w:vAlign w:val="center"/>
            <w:hideMark/>
            <w:tcPrChange w:id="989" w:author="Zach Lessig" w:date="2019-01-30T15:07:00Z">
              <w:tcPr>
                <w:tcW w:w="2346" w:type="dxa"/>
                <w:tcBorders>
                  <w:top w:val="nil"/>
                  <w:left w:val="nil"/>
                  <w:bottom w:val="nil"/>
                  <w:right w:val="nil"/>
                </w:tcBorders>
                <w:shd w:val="clear" w:color="auto" w:fill="auto"/>
                <w:noWrap/>
                <w:vAlign w:val="center"/>
                <w:hideMark/>
              </w:tcPr>
            </w:tcPrChange>
          </w:tcPr>
          <w:p w14:paraId="6EA42C6A" w14:textId="77777777" w:rsidR="001A3055" w:rsidRPr="00E97C61" w:rsidRDefault="001A3055">
            <w:pPr>
              <w:rPr>
                <w:ins w:id="990" w:author="Zach Lessig" w:date="2019-01-30T15:06:00Z"/>
                <w:rFonts w:ascii="Times New Roman" w:eastAsia="Times New Roman" w:hAnsi="Times New Roman" w:cs="Times New Roman"/>
                <w:color w:val="000000"/>
              </w:rPr>
            </w:pPr>
            <w:ins w:id="991" w:author="Zach Lessig" w:date="2019-01-30T15:06:00Z">
              <w:r w:rsidRPr="00E97C61">
                <w:rPr>
                  <w:rFonts w:ascii="Times New Roman" w:eastAsia="Times New Roman" w:hAnsi="Times New Roman" w:cs="Times New Roman"/>
                  <w:color w:val="000000"/>
                </w:rPr>
                <w:t>Aspect (°South  Facing)</w:t>
              </w:r>
            </w:ins>
          </w:p>
        </w:tc>
        <w:tc>
          <w:tcPr>
            <w:tcW w:w="3510" w:type="dxa"/>
            <w:tcBorders>
              <w:top w:val="nil"/>
              <w:left w:val="nil"/>
              <w:bottom w:val="nil"/>
              <w:right w:val="nil"/>
            </w:tcBorders>
            <w:shd w:val="clear" w:color="auto" w:fill="auto"/>
            <w:noWrap/>
            <w:vAlign w:val="center"/>
            <w:hideMark/>
            <w:tcPrChange w:id="992" w:author="Zach Lessig" w:date="2019-01-30T15:07:00Z">
              <w:tcPr>
                <w:tcW w:w="3257" w:type="dxa"/>
                <w:tcBorders>
                  <w:top w:val="nil"/>
                  <w:left w:val="nil"/>
                  <w:bottom w:val="nil"/>
                  <w:right w:val="nil"/>
                </w:tcBorders>
                <w:shd w:val="clear" w:color="auto" w:fill="auto"/>
                <w:noWrap/>
                <w:vAlign w:val="center"/>
                <w:hideMark/>
              </w:tcPr>
            </w:tcPrChange>
          </w:tcPr>
          <w:p w14:paraId="2B48DE43" w14:textId="77777777" w:rsidR="001A3055" w:rsidRPr="00E97C61" w:rsidRDefault="001A3055">
            <w:pPr>
              <w:rPr>
                <w:ins w:id="993" w:author="Zach Lessig" w:date="2019-01-30T15:06:00Z"/>
                <w:rFonts w:ascii="Times New Roman" w:eastAsia="Times New Roman" w:hAnsi="Times New Roman" w:cs="Times New Roman"/>
                <w:color w:val="000000"/>
              </w:rPr>
            </w:pPr>
            <w:ins w:id="994" w:author="Zach Lessig" w:date="2019-01-30T15:06:00Z">
              <w:r w:rsidRPr="00E97C61">
                <w:rPr>
                  <w:rFonts w:ascii="Times New Roman" w:eastAsia="Times New Roman" w:hAnsi="Times New Roman" w:cs="Times New Roman"/>
                  <w:color w:val="000000"/>
                </w:rPr>
                <w:t>Canopy Openness (%)</w:t>
              </w:r>
            </w:ins>
          </w:p>
        </w:tc>
      </w:tr>
      <w:tr w:rsidR="001A3055" w:rsidRPr="00E97C61" w14:paraId="65B49F45" w14:textId="77777777" w:rsidTr="001A3055">
        <w:trPr>
          <w:trHeight w:val="375"/>
          <w:jc w:val="center"/>
          <w:ins w:id="995" w:author="Zach Lessig" w:date="2019-01-30T15:06:00Z"/>
          <w:trPrChange w:id="996" w:author="Zach Lessig" w:date="2019-01-30T15:07:00Z">
            <w:trPr>
              <w:trHeight w:val="375"/>
            </w:trPr>
          </w:trPrChange>
        </w:trPr>
        <w:tc>
          <w:tcPr>
            <w:tcW w:w="2700" w:type="dxa"/>
            <w:tcBorders>
              <w:top w:val="nil"/>
              <w:left w:val="nil"/>
              <w:bottom w:val="nil"/>
              <w:right w:val="nil"/>
            </w:tcBorders>
            <w:shd w:val="clear" w:color="auto" w:fill="auto"/>
            <w:noWrap/>
            <w:vAlign w:val="center"/>
            <w:hideMark/>
            <w:tcPrChange w:id="997" w:author="Zach Lessig" w:date="2019-01-30T15:07:00Z">
              <w:tcPr>
                <w:tcW w:w="2346" w:type="dxa"/>
                <w:tcBorders>
                  <w:top w:val="nil"/>
                  <w:left w:val="nil"/>
                  <w:bottom w:val="nil"/>
                  <w:right w:val="nil"/>
                </w:tcBorders>
                <w:shd w:val="clear" w:color="auto" w:fill="auto"/>
                <w:noWrap/>
                <w:vAlign w:val="center"/>
                <w:hideMark/>
              </w:tcPr>
            </w:tcPrChange>
          </w:tcPr>
          <w:p w14:paraId="409E2C4D" w14:textId="77777777" w:rsidR="001A3055" w:rsidRPr="00E97C61" w:rsidRDefault="001A3055">
            <w:pPr>
              <w:rPr>
                <w:ins w:id="998" w:author="Zach Lessig" w:date="2019-01-30T15:06:00Z"/>
                <w:rFonts w:ascii="Times New Roman" w:eastAsia="Times New Roman" w:hAnsi="Times New Roman" w:cs="Times New Roman"/>
                <w:color w:val="000000"/>
              </w:rPr>
            </w:pPr>
            <w:ins w:id="999" w:author="Zach Lessig" w:date="2019-01-30T15:06:00Z">
              <w:r w:rsidRPr="00E97C61">
                <w:rPr>
                  <w:rFonts w:ascii="Times New Roman" w:eastAsia="Times New Roman" w:hAnsi="Times New Roman" w:cs="Times New Roman"/>
                  <w:color w:val="000000"/>
                </w:rPr>
                <w:t>Slope (%)</w:t>
              </w:r>
            </w:ins>
          </w:p>
        </w:tc>
        <w:tc>
          <w:tcPr>
            <w:tcW w:w="3510" w:type="dxa"/>
            <w:tcBorders>
              <w:top w:val="nil"/>
              <w:left w:val="nil"/>
              <w:bottom w:val="nil"/>
              <w:right w:val="nil"/>
            </w:tcBorders>
            <w:shd w:val="clear" w:color="auto" w:fill="auto"/>
            <w:noWrap/>
            <w:vAlign w:val="center"/>
            <w:hideMark/>
            <w:tcPrChange w:id="1000" w:author="Zach Lessig" w:date="2019-01-30T15:07:00Z">
              <w:tcPr>
                <w:tcW w:w="3257" w:type="dxa"/>
                <w:tcBorders>
                  <w:top w:val="nil"/>
                  <w:left w:val="nil"/>
                  <w:bottom w:val="nil"/>
                  <w:right w:val="nil"/>
                </w:tcBorders>
                <w:shd w:val="clear" w:color="auto" w:fill="auto"/>
                <w:noWrap/>
                <w:vAlign w:val="center"/>
                <w:hideMark/>
              </w:tcPr>
            </w:tcPrChange>
          </w:tcPr>
          <w:p w14:paraId="0F164DD5" w14:textId="77777777" w:rsidR="001A3055" w:rsidRPr="00E97C61" w:rsidRDefault="001A3055">
            <w:pPr>
              <w:rPr>
                <w:ins w:id="1001" w:author="Zach Lessig" w:date="2019-01-30T15:06:00Z"/>
                <w:rFonts w:ascii="Times New Roman" w:eastAsia="Times New Roman" w:hAnsi="Times New Roman" w:cs="Times New Roman"/>
                <w:color w:val="000000"/>
              </w:rPr>
            </w:pPr>
            <w:ins w:id="1002" w:author="Zach Lessig" w:date="2019-01-30T15:06:00Z">
              <w:r w:rsidRPr="00E97C61">
                <w:rPr>
                  <w:rFonts w:ascii="Times New Roman" w:eastAsia="Times New Roman" w:hAnsi="Times New Roman" w:cs="Times New Roman"/>
                  <w:color w:val="000000"/>
                </w:rPr>
                <w:t>Daily PAR (</w:t>
              </w:r>
              <w:proofErr w:type="spellStart"/>
              <w:r w:rsidRPr="00E97C61">
                <w:rPr>
                  <w:rFonts w:ascii="Times New Roman" w:eastAsia="Times New Roman" w:hAnsi="Times New Roman" w:cs="Times New Roman"/>
                  <w:color w:val="000000"/>
                </w:rPr>
                <w:t>mol</w:t>
              </w:r>
              <w:proofErr w:type="spellEnd"/>
              <w:r w:rsidRPr="00E97C61">
                <w:rPr>
                  <w:rFonts w:ascii="Times New Roman" w:eastAsia="Times New Roman" w:hAnsi="Times New Roman" w:cs="Times New Roman"/>
                  <w:color w:val="000000"/>
                </w:rPr>
                <w:t xml:space="preserve"> photons m</w:t>
              </w:r>
              <w:r w:rsidRPr="00E97C61">
                <w:rPr>
                  <w:rFonts w:ascii="Times New Roman" w:eastAsia="Times New Roman" w:hAnsi="Times New Roman" w:cs="Times New Roman"/>
                  <w:color w:val="000000"/>
                  <w:vertAlign w:val="superscript"/>
                </w:rPr>
                <w:t>-2</w:t>
              </w:r>
              <w:r w:rsidRPr="00E97C61">
                <w:rPr>
                  <w:rFonts w:ascii="Times New Roman" w:eastAsia="Times New Roman" w:hAnsi="Times New Roman" w:cs="Times New Roman"/>
                  <w:color w:val="000000"/>
                </w:rPr>
                <w:t xml:space="preserve"> d </w:t>
              </w:r>
              <w:r w:rsidRPr="00E97C61">
                <w:rPr>
                  <w:rFonts w:ascii="Times New Roman" w:eastAsia="Times New Roman" w:hAnsi="Times New Roman" w:cs="Times New Roman"/>
                  <w:color w:val="000000"/>
                  <w:vertAlign w:val="superscript"/>
                </w:rPr>
                <w:t>-1</w:t>
              </w:r>
              <w:r w:rsidRPr="00E97C61">
                <w:rPr>
                  <w:rFonts w:ascii="Times New Roman" w:eastAsia="Times New Roman" w:hAnsi="Times New Roman" w:cs="Times New Roman"/>
                  <w:color w:val="000000"/>
                </w:rPr>
                <w:t>)</w:t>
              </w:r>
            </w:ins>
          </w:p>
        </w:tc>
      </w:tr>
      <w:tr w:rsidR="001A3055" w:rsidRPr="00E97C61" w14:paraId="1D5B4EF4" w14:textId="77777777" w:rsidTr="001A3055">
        <w:trPr>
          <w:trHeight w:val="315"/>
          <w:jc w:val="center"/>
          <w:ins w:id="1003" w:author="Zach Lessig" w:date="2019-01-30T15:06:00Z"/>
          <w:trPrChange w:id="1004" w:author="Zach Lessig" w:date="2019-01-30T15:07:00Z">
            <w:trPr>
              <w:trHeight w:val="315"/>
            </w:trPr>
          </w:trPrChange>
        </w:trPr>
        <w:tc>
          <w:tcPr>
            <w:tcW w:w="2700" w:type="dxa"/>
            <w:tcBorders>
              <w:top w:val="nil"/>
              <w:left w:val="nil"/>
              <w:bottom w:val="nil"/>
              <w:right w:val="nil"/>
            </w:tcBorders>
            <w:shd w:val="clear" w:color="auto" w:fill="auto"/>
            <w:noWrap/>
            <w:vAlign w:val="center"/>
            <w:hideMark/>
            <w:tcPrChange w:id="1005" w:author="Zach Lessig" w:date="2019-01-30T15:07:00Z">
              <w:tcPr>
                <w:tcW w:w="2346" w:type="dxa"/>
                <w:tcBorders>
                  <w:top w:val="nil"/>
                  <w:left w:val="nil"/>
                  <w:bottom w:val="nil"/>
                  <w:right w:val="nil"/>
                </w:tcBorders>
                <w:shd w:val="clear" w:color="auto" w:fill="auto"/>
                <w:noWrap/>
                <w:vAlign w:val="center"/>
                <w:hideMark/>
              </w:tcPr>
            </w:tcPrChange>
          </w:tcPr>
          <w:p w14:paraId="5D4F116D" w14:textId="77777777" w:rsidR="001A3055" w:rsidRPr="00E97C61" w:rsidRDefault="001A3055">
            <w:pPr>
              <w:rPr>
                <w:ins w:id="1006" w:author="Zach Lessig" w:date="2019-01-30T15:06:00Z"/>
                <w:rFonts w:ascii="Times New Roman" w:eastAsia="Times New Roman" w:hAnsi="Times New Roman" w:cs="Times New Roman"/>
                <w:color w:val="000000"/>
              </w:rPr>
            </w:pPr>
            <w:ins w:id="1007" w:author="Zach Lessig" w:date="2019-01-30T15:06:00Z">
              <w:r w:rsidRPr="00E97C61">
                <w:rPr>
                  <w:rFonts w:ascii="Times New Roman" w:eastAsia="Times New Roman" w:hAnsi="Times New Roman" w:cs="Times New Roman"/>
                  <w:color w:val="000000"/>
                </w:rPr>
                <w:t>Bank Full (m)</w:t>
              </w:r>
            </w:ins>
          </w:p>
        </w:tc>
        <w:tc>
          <w:tcPr>
            <w:tcW w:w="3510" w:type="dxa"/>
            <w:tcBorders>
              <w:top w:val="nil"/>
              <w:left w:val="nil"/>
              <w:bottom w:val="nil"/>
              <w:right w:val="nil"/>
            </w:tcBorders>
            <w:shd w:val="clear" w:color="auto" w:fill="auto"/>
            <w:noWrap/>
            <w:vAlign w:val="center"/>
            <w:hideMark/>
            <w:tcPrChange w:id="1008" w:author="Zach Lessig" w:date="2019-01-30T15:07:00Z">
              <w:tcPr>
                <w:tcW w:w="3257" w:type="dxa"/>
                <w:tcBorders>
                  <w:top w:val="nil"/>
                  <w:left w:val="nil"/>
                  <w:bottom w:val="nil"/>
                  <w:right w:val="nil"/>
                </w:tcBorders>
                <w:shd w:val="clear" w:color="auto" w:fill="auto"/>
                <w:noWrap/>
                <w:vAlign w:val="center"/>
                <w:hideMark/>
              </w:tcPr>
            </w:tcPrChange>
          </w:tcPr>
          <w:p w14:paraId="3D5C6A00" w14:textId="77777777" w:rsidR="001A3055" w:rsidRPr="00E97C61" w:rsidRDefault="001A3055">
            <w:pPr>
              <w:rPr>
                <w:ins w:id="1009" w:author="Zach Lessig" w:date="2019-01-30T15:06:00Z"/>
                <w:rFonts w:ascii="Times New Roman" w:eastAsia="Times New Roman" w:hAnsi="Times New Roman" w:cs="Times New Roman"/>
                <w:color w:val="000000"/>
              </w:rPr>
            </w:pPr>
            <w:ins w:id="1010" w:author="Zach Lessig" w:date="2019-01-30T15:06:00Z">
              <w:r w:rsidRPr="00E97C61">
                <w:rPr>
                  <w:rFonts w:ascii="Times New Roman" w:eastAsia="Times New Roman" w:hAnsi="Times New Roman" w:cs="Times New Roman"/>
                  <w:color w:val="000000"/>
                </w:rPr>
                <w:t>Stream Temp. (°C)</w:t>
              </w:r>
            </w:ins>
          </w:p>
        </w:tc>
      </w:tr>
      <w:tr w:rsidR="001A3055" w:rsidRPr="00E97C61" w14:paraId="57A51BEC" w14:textId="77777777" w:rsidTr="001A3055">
        <w:trPr>
          <w:trHeight w:val="375"/>
          <w:jc w:val="center"/>
          <w:ins w:id="1011" w:author="Zach Lessig" w:date="2019-01-30T15:06:00Z"/>
          <w:trPrChange w:id="1012" w:author="Zach Lessig" w:date="2019-01-30T15:07:00Z">
            <w:trPr>
              <w:trHeight w:val="375"/>
            </w:trPr>
          </w:trPrChange>
        </w:trPr>
        <w:tc>
          <w:tcPr>
            <w:tcW w:w="2700" w:type="dxa"/>
            <w:tcBorders>
              <w:top w:val="nil"/>
              <w:left w:val="nil"/>
              <w:bottom w:val="nil"/>
              <w:right w:val="nil"/>
            </w:tcBorders>
            <w:shd w:val="clear" w:color="auto" w:fill="auto"/>
            <w:noWrap/>
            <w:vAlign w:val="center"/>
            <w:hideMark/>
            <w:tcPrChange w:id="1013" w:author="Zach Lessig" w:date="2019-01-30T15:07:00Z">
              <w:tcPr>
                <w:tcW w:w="2346" w:type="dxa"/>
                <w:tcBorders>
                  <w:top w:val="nil"/>
                  <w:left w:val="nil"/>
                  <w:bottom w:val="nil"/>
                  <w:right w:val="nil"/>
                </w:tcBorders>
                <w:shd w:val="clear" w:color="auto" w:fill="auto"/>
                <w:noWrap/>
                <w:vAlign w:val="center"/>
                <w:hideMark/>
              </w:tcPr>
            </w:tcPrChange>
          </w:tcPr>
          <w:p w14:paraId="52F0AF05" w14:textId="77777777" w:rsidR="001A3055" w:rsidRPr="00E97C61" w:rsidRDefault="001A3055">
            <w:pPr>
              <w:rPr>
                <w:ins w:id="1014" w:author="Zach Lessig" w:date="2019-01-30T15:06:00Z"/>
                <w:rFonts w:ascii="Times New Roman" w:eastAsia="Times New Roman" w:hAnsi="Times New Roman" w:cs="Times New Roman"/>
                <w:color w:val="000000"/>
              </w:rPr>
            </w:pPr>
            <w:ins w:id="1015" w:author="Zach Lessig" w:date="2019-01-30T15:06:00Z">
              <w:r w:rsidRPr="00E97C61">
                <w:rPr>
                  <w:rFonts w:ascii="Times New Roman" w:eastAsia="Times New Roman" w:hAnsi="Times New Roman" w:cs="Times New Roman"/>
                  <w:color w:val="000000"/>
                </w:rPr>
                <w:t>Pebble Median (mm)</w:t>
              </w:r>
            </w:ins>
          </w:p>
        </w:tc>
        <w:tc>
          <w:tcPr>
            <w:tcW w:w="3510" w:type="dxa"/>
            <w:tcBorders>
              <w:top w:val="nil"/>
              <w:left w:val="nil"/>
              <w:bottom w:val="nil"/>
              <w:right w:val="nil"/>
            </w:tcBorders>
            <w:shd w:val="clear" w:color="auto" w:fill="auto"/>
            <w:noWrap/>
            <w:vAlign w:val="center"/>
            <w:hideMark/>
            <w:tcPrChange w:id="1016" w:author="Zach Lessig" w:date="2019-01-30T15:07:00Z">
              <w:tcPr>
                <w:tcW w:w="3257" w:type="dxa"/>
                <w:tcBorders>
                  <w:top w:val="nil"/>
                  <w:left w:val="nil"/>
                  <w:bottom w:val="nil"/>
                  <w:right w:val="nil"/>
                </w:tcBorders>
                <w:shd w:val="clear" w:color="auto" w:fill="auto"/>
                <w:noWrap/>
                <w:vAlign w:val="center"/>
                <w:hideMark/>
              </w:tcPr>
            </w:tcPrChange>
          </w:tcPr>
          <w:p w14:paraId="76773E7C" w14:textId="77777777" w:rsidR="001A3055" w:rsidRPr="00E97C61" w:rsidRDefault="001A3055">
            <w:pPr>
              <w:rPr>
                <w:ins w:id="1017" w:author="Zach Lessig" w:date="2019-01-30T15:06:00Z"/>
                <w:rFonts w:ascii="Times New Roman" w:eastAsia="Times New Roman" w:hAnsi="Times New Roman" w:cs="Times New Roman"/>
                <w:color w:val="000000"/>
              </w:rPr>
            </w:pPr>
            <w:ins w:id="1018" w:author="Zach Lessig" w:date="2019-01-30T15:06:00Z">
              <w:r w:rsidRPr="00E97C61">
                <w:rPr>
                  <w:rFonts w:ascii="Times New Roman" w:eastAsia="Times New Roman" w:hAnsi="Times New Roman" w:cs="Times New Roman"/>
                  <w:color w:val="000000"/>
                </w:rPr>
                <w:t>Carbon (DOC mg L</w:t>
              </w:r>
              <w:r w:rsidRPr="00E97C61">
                <w:rPr>
                  <w:rFonts w:ascii="Times New Roman" w:eastAsia="Times New Roman" w:hAnsi="Times New Roman" w:cs="Times New Roman"/>
                  <w:color w:val="000000"/>
                  <w:vertAlign w:val="superscript"/>
                </w:rPr>
                <w:t>-1</w:t>
              </w:r>
              <w:r w:rsidRPr="00E97C61">
                <w:rPr>
                  <w:rFonts w:ascii="Times New Roman" w:eastAsia="Times New Roman" w:hAnsi="Times New Roman" w:cs="Times New Roman"/>
                  <w:color w:val="000000"/>
                </w:rPr>
                <w:t>)</w:t>
              </w:r>
            </w:ins>
          </w:p>
        </w:tc>
      </w:tr>
      <w:tr w:rsidR="001A3055" w:rsidRPr="00E97C61" w14:paraId="1D1F95D4" w14:textId="77777777" w:rsidTr="001A3055">
        <w:trPr>
          <w:trHeight w:val="375"/>
          <w:jc w:val="center"/>
          <w:ins w:id="1019" w:author="Zach Lessig" w:date="2019-01-30T15:06:00Z"/>
          <w:trPrChange w:id="1020" w:author="Zach Lessig" w:date="2019-01-30T15:07:00Z">
            <w:trPr>
              <w:trHeight w:val="375"/>
            </w:trPr>
          </w:trPrChange>
        </w:trPr>
        <w:tc>
          <w:tcPr>
            <w:tcW w:w="2700" w:type="dxa"/>
            <w:tcBorders>
              <w:top w:val="nil"/>
              <w:left w:val="nil"/>
              <w:bottom w:val="nil"/>
              <w:right w:val="nil"/>
            </w:tcBorders>
            <w:shd w:val="clear" w:color="auto" w:fill="auto"/>
            <w:noWrap/>
            <w:vAlign w:val="center"/>
            <w:hideMark/>
            <w:tcPrChange w:id="1021" w:author="Zach Lessig" w:date="2019-01-30T15:07:00Z">
              <w:tcPr>
                <w:tcW w:w="2346" w:type="dxa"/>
                <w:tcBorders>
                  <w:top w:val="nil"/>
                  <w:left w:val="nil"/>
                  <w:bottom w:val="nil"/>
                  <w:right w:val="nil"/>
                </w:tcBorders>
                <w:shd w:val="clear" w:color="auto" w:fill="auto"/>
                <w:noWrap/>
                <w:vAlign w:val="center"/>
                <w:hideMark/>
              </w:tcPr>
            </w:tcPrChange>
          </w:tcPr>
          <w:p w14:paraId="742D16C1" w14:textId="77777777" w:rsidR="001A3055" w:rsidRPr="00E97C61" w:rsidRDefault="001A3055">
            <w:pPr>
              <w:rPr>
                <w:ins w:id="1022" w:author="Zach Lessig" w:date="2019-01-30T15:06:00Z"/>
                <w:rFonts w:ascii="Times New Roman" w:eastAsia="Times New Roman" w:hAnsi="Times New Roman" w:cs="Times New Roman"/>
                <w:color w:val="000000"/>
              </w:rPr>
            </w:pPr>
            <w:ins w:id="1023" w:author="Zach Lessig" w:date="2019-01-30T15:06:00Z">
              <w:r w:rsidRPr="00E97C61">
                <w:rPr>
                  <w:rFonts w:ascii="Times New Roman" w:eastAsia="Times New Roman" w:hAnsi="Times New Roman" w:cs="Times New Roman"/>
                  <w:color w:val="000000"/>
                </w:rPr>
                <w:t>Wetted Width (m)</w:t>
              </w:r>
            </w:ins>
          </w:p>
        </w:tc>
        <w:tc>
          <w:tcPr>
            <w:tcW w:w="3510" w:type="dxa"/>
            <w:tcBorders>
              <w:top w:val="nil"/>
              <w:left w:val="nil"/>
              <w:bottom w:val="nil"/>
              <w:right w:val="nil"/>
            </w:tcBorders>
            <w:shd w:val="clear" w:color="auto" w:fill="auto"/>
            <w:noWrap/>
            <w:vAlign w:val="center"/>
            <w:hideMark/>
            <w:tcPrChange w:id="1024" w:author="Zach Lessig" w:date="2019-01-30T15:07:00Z">
              <w:tcPr>
                <w:tcW w:w="3257" w:type="dxa"/>
                <w:tcBorders>
                  <w:top w:val="nil"/>
                  <w:left w:val="nil"/>
                  <w:bottom w:val="nil"/>
                  <w:right w:val="nil"/>
                </w:tcBorders>
                <w:shd w:val="clear" w:color="auto" w:fill="auto"/>
                <w:noWrap/>
                <w:vAlign w:val="center"/>
                <w:hideMark/>
              </w:tcPr>
            </w:tcPrChange>
          </w:tcPr>
          <w:p w14:paraId="00CEEB25" w14:textId="77777777" w:rsidR="001A3055" w:rsidRPr="00E97C61" w:rsidRDefault="001A3055">
            <w:pPr>
              <w:rPr>
                <w:ins w:id="1025" w:author="Zach Lessig" w:date="2019-01-30T15:06:00Z"/>
                <w:rFonts w:ascii="Times New Roman" w:eastAsia="Times New Roman" w:hAnsi="Times New Roman" w:cs="Times New Roman"/>
                <w:color w:val="000000"/>
              </w:rPr>
            </w:pPr>
            <w:ins w:id="1026" w:author="Zach Lessig" w:date="2019-01-30T15:06:00Z">
              <w:r w:rsidRPr="00E97C61">
                <w:rPr>
                  <w:rFonts w:ascii="Times New Roman" w:eastAsia="Times New Roman" w:hAnsi="Times New Roman" w:cs="Times New Roman"/>
                  <w:color w:val="000000"/>
                </w:rPr>
                <w:t>Nitrogen (DIN mg L</w:t>
              </w:r>
              <w:r w:rsidRPr="00E97C61">
                <w:rPr>
                  <w:rFonts w:ascii="Times New Roman" w:eastAsia="Times New Roman" w:hAnsi="Times New Roman" w:cs="Times New Roman"/>
                  <w:color w:val="000000"/>
                  <w:vertAlign w:val="superscript"/>
                </w:rPr>
                <w:t>-1</w:t>
              </w:r>
              <w:r w:rsidRPr="00E97C61">
                <w:rPr>
                  <w:rFonts w:ascii="Times New Roman" w:eastAsia="Times New Roman" w:hAnsi="Times New Roman" w:cs="Times New Roman"/>
                  <w:color w:val="000000"/>
                </w:rPr>
                <w:t>)</w:t>
              </w:r>
            </w:ins>
          </w:p>
        </w:tc>
      </w:tr>
      <w:tr w:rsidR="001A3055" w:rsidRPr="00E97C61" w14:paraId="65634F7A" w14:textId="77777777" w:rsidTr="005F5FCC">
        <w:trPr>
          <w:trHeight w:val="375"/>
          <w:jc w:val="center"/>
          <w:ins w:id="1027" w:author="Zach Lessig" w:date="2019-01-30T15:06:00Z"/>
          <w:trPrChange w:id="1028" w:author="Zach Lessig" w:date="2019-01-30T15:17:00Z">
            <w:trPr>
              <w:trHeight w:val="375"/>
            </w:trPr>
          </w:trPrChange>
        </w:trPr>
        <w:tc>
          <w:tcPr>
            <w:tcW w:w="2700" w:type="dxa"/>
            <w:tcBorders>
              <w:top w:val="nil"/>
              <w:left w:val="nil"/>
              <w:right w:val="nil"/>
            </w:tcBorders>
            <w:shd w:val="clear" w:color="auto" w:fill="auto"/>
            <w:noWrap/>
            <w:vAlign w:val="center"/>
            <w:hideMark/>
            <w:tcPrChange w:id="1029" w:author="Zach Lessig" w:date="2019-01-30T15:17:00Z">
              <w:tcPr>
                <w:tcW w:w="2346" w:type="dxa"/>
                <w:tcBorders>
                  <w:top w:val="nil"/>
                  <w:left w:val="nil"/>
                  <w:bottom w:val="nil"/>
                  <w:right w:val="nil"/>
                </w:tcBorders>
                <w:shd w:val="clear" w:color="auto" w:fill="auto"/>
                <w:noWrap/>
                <w:vAlign w:val="center"/>
                <w:hideMark/>
              </w:tcPr>
            </w:tcPrChange>
          </w:tcPr>
          <w:p w14:paraId="5FC3A002" w14:textId="77777777" w:rsidR="001A3055" w:rsidRPr="00E97C61" w:rsidRDefault="001A3055">
            <w:pPr>
              <w:rPr>
                <w:ins w:id="1030" w:author="Zach Lessig" w:date="2019-01-30T15:06:00Z"/>
                <w:rFonts w:ascii="Times New Roman" w:eastAsia="Times New Roman" w:hAnsi="Times New Roman" w:cs="Times New Roman"/>
                <w:color w:val="000000"/>
              </w:rPr>
            </w:pPr>
            <w:ins w:id="1031" w:author="Zach Lessig" w:date="2019-01-30T15:06:00Z">
              <w:r w:rsidRPr="00E97C61">
                <w:rPr>
                  <w:rFonts w:ascii="Times New Roman" w:eastAsia="Times New Roman" w:hAnsi="Times New Roman" w:cs="Times New Roman"/>
                  <w:color w:val="000000"/>
                </w:rPr>
                <w:t>Depth (m)</w:t>
              </w:r>
            </w:ins>
          </w:p>
        </w:tc>
        <w:tc>
          <w:tcPr>
            <w:tcW w:w="3510" w:type="dxa"/>
            <w:tcBorders>
              <w:top w:val="nil"/>
              <w:left w:val="nil"/>
              <w:right w:val="nil"/>
            </w:tcBorders>
            <w:shd w:val="clear" w:color="auto" w:fill="auto"/>
            <w:noWrap/>
            <w:vAlign w:val="center"/>
            <w:hideMark/>
            <w:tcPrChange w:id="1032" w:author="Zach Lessig" w:date="2019-01-30T15:17:00Z">
              <w:tcPr>
                <w:tcW w:w="3257" w:type="dxa"/>
                <w:tcBorders>
                  <w:top w:val="nil"/>
                  <w:left w:val="nil"/>
                  <w:bottom w:val="nil"/>
                  <w:right w:val="nil"/>
                </w:tcBorders>
                <w:shd w:val="clear" w:color="auto" w:fill="auto"/>
                <w:noWrap/>
                <w:vAlign w:val="center"/>
                <w:hideMark/>
              </w:tcPr>
            </w:tcPrChange>
          </w:tcPr>
          <w:p w14:paraId="6EDE68B1" w14:textId="77777777" w:rsidR="001A3055" w:rsidRPr="00E97C61" w:rsidRDefault="001A3055">
            <w:pPr>
              <w:rPr>
                <w:ins w:id="1033" w:author="Zach Lessig" w:date="2019-01-30T15:06:00Z"/>
                <w:rFonts w:ascii="Times New Roman" w:eastAsia="Times New Roman" w:hAnsi="Times New Roman" w:cs="Times New Roman"/>
                <w:color w:val="000000"/>
              </w:rPr>
            </w:pPr>
            <w:ins w:id="1034" w:author="Zach Lessig" w:date="2019-01-30T15:06:00Z">
              <w:r w:rsidRPr="00E97C61">
                <w:rPr>
                  <w:rFonts w:ascii="Times New Roman" w:eastAsia="Times New Roman" w:hAnsi="Times New Roman" w:cs="Times New Roman"/>
                  <w:color w:val="000000"/>
                </w:rPr>
                <w:t>Phosphorus (SRP mg L</w:t>
              </w:r>
              <w:r w:rsidRPr="00E97C61">
                <w:rPr>
                  <w:rFonts w:ascii="Times New Roman" w:eastAsia="Times New Roman" w:hAnsi="Times New Roman" w:cs="Times New Roman"/>
                  <w:color w:val="000000"/>
                  <w:vertAlign w:val="superscript"/>
                </w:rPr>
                <w:t>-1</w:t>
              </w:r>
              <w:r w:rsidRPr="00E97C61">
                <w:rPr>
                  <w:rFonts w:ascii="Times New Roman" w:eastAsia="Times New Roman" w:hAnsi="Times New Roman" w:cs="Times New Roman"/>
                  <w:color w:val="000000"/>
                </w:rPr>
                <w:t>)</w:t>
              </w:r>
            </w:ins>
          </w:p>
        </w:tc>
      </w:tr>
      <w:tr w:rsidR="001A3055" w:rsidRPr="00E97C61" w14:paraId="51A59EC1" w14:textId="77777777" w:rsidTr="005F5FCC">
        <w:trPr>
          <w:trHeight w:val="375"/>
          <w:jc w:val="center"/>
          <w:ins w:id="1035" w:author="Zach Lessig" w:date="2019-01-30T15:06:00Z"/>
          <w:trPrChange w:id="1036" w:author="Zach Lessig" w:date="2019-01-30T15:17:00Z">
            <w:trPr>
              <w:trHeight w:val="375"/>
            </w:trPr>
          </w:trPrChange>
        </w:trPr>
        <w:tc>
          <w:tcPr>
            <w:tcW w:w="2700" w:type="dxa"/>
            <w:tcBorders>
              <w:top w:val="nil"/>
              <w:left w:val="nil"/>
              <w:bottom w:val="single" w:sz="4" w:space="0" w:color="auto"/>
              <w:right w:val="nil"/>
            </w:tcBorders>
            <w:shd w:val="clear" w:color="auto" w:fill="auto"/>
            <w:noWrap/>
            <w:vAlign w:val="center"/>
            <w:hideMark/>
            <w:tcPrChange w:id="1037" w:author="Zach Lessig" w:date="2019-01-30T15:17:00Z">
              <w:tcPr>
                <w:tcW w:w="2346" w:type="dxa"/>
                <w:tcBorders>
                  <w:top w:val="nil"/>
                  <w:left w:val="nil"/>
                  <w:bottom w:val="nil"/>
                  <w:right w:val="nil"/>
                </w:tcBorders>
                <w:shd w:val="clear" w:color="auto" w:fill="auto"/>
                <w:noWrap/>
                <w:vAlign w:val="center"/>
                <w:hideMark/>
              </w:tcPr>
            </w:tcPrChange>
          </w:tcPr>
          <w:p w14:paraId="2DECDADB" w14:textId="77777777" w:rsidR="001A3055" w:rsidRPr="00E97C61" w:rsidRDefault="001A3055">
            <w:pPr>
              <w:rPr>
                <w:ins w:id="1038" w:author="Zach Lessig" w:date="2019-01-30T15:06:00Z"/>
                <w:rFonts w:ascii="Times New Roman" w:eastAsia="Times New Roman" w:hAnsi="Times New Roman" w:cs="Times New Roman"/>
                <w:color w:val="000000"/>
              </w:rPr>
            </w:pPr>
            <w:ins w:id="1039" w:author="Zach Lessig" w:date="2019-01-30T15:06:00Z">
              <w:r w:rsidRPr="00E97C61">
                <w:rPr>
                  <w:rFonts w:ascii="Times New Roman" w:eastAsia="Times New Roman" w:hAnsi="Times New Roman" w:cs="Times New Roman"/>
                  <w:color w:val="000000"/>
                </w:rPr>
                <w:t>Stream Velocity (m s</w:t>
              </w:r>
              <w:r w:rsidRPr="00E97C61">
                <w:rPr>
                  <w:rFonts w:ascii="Times New Roman" w:eastAsia="Times New Roman" w:hAnsi="Times New Roman" w:cs="Times New Roman"/>
                  <w:color w:val="000000"/>
                  <w:vertAlign w:val="superscript"/>
                </w:rPr>
                <w:t>-1</w:t>
              </w:r>
              <w:r w:rsidRPr="00E97C61">
                <w:rPr>
                  <w:rFonts w:ascii="Times New Roman" w:eastAsia="Times New Roman" w:hAnsi="Times New Roman" w:cs="Times New Roman"/>
                  <w:color w:val="000000"/>
                </w:rPr>
                <w:t>)</w:t>
              </w:r>
            </w:ins>
          </w:p>
        </w:tc>
        <w:tc>
          <w:tcPr>
            <w:tcW w:w="3510" w:type="dxa"/>
            <w:tcBorders>
              <w:top w:val="nil"/>
              <w:left w:val="nil"/>
              <w:bottom w:val="single" w:sz="4" w:space="0" w:color="auto"/>
              <w:right w:val="nil"/>
            </w:tcBorders>
            <w:shd w:val="clear" w:color="auto" w:fill="auto"/>
            <w:noWrap/>
            <w:vAlign w:val="center"/>
            <w:hideMark/>
            <w:tcPrChange w:id="1040" w:author="Zach Lessig" w:date="2019-01-30T15:17:00Z">
              <w:tcPr>
                <w:tcW w:w="3257" w:type="dxa"/>
                <w:tcBorders>
                  <w:top w:val="nil"/>
                  <w:left w:val="nil"/>
                  <w:bottom w:val="nil"/>
                  <w:right w:val="nil"/>
                </w:tcBorders>
                <w:shd w:val="clear" w:color="auto" w:fill="auto"/>
                <w:noWrap/>
                <w:vAlign w:val="center"/>
                <w:hideMark/>
              </w:tcPr>
            </w:tcPrChange>
          </w:tcPr>
          <w:p w14:paraId="7294CDBC" w14:textId="77777777" w:rsidR="001A3055" w:rsidRPr="00E97C61" w:rsidRDefault="001A3055">
            <w:pPr>
              <w:rPr>
                <w:ins w:id="1041" w:author="Zach Lessig" w:date="2019-01-30T15:06:00Z"/>
                <w:rFonts w:ascii="Times New Roman" w:eastAsia="Times New Roman" w:hAnsi="Times New Roman" w:cs="Times New Roman"/>
                <w:color w:val="000000"/>
              </w:rPr>
            </w:pPr>
          </w:p>
        </w:tc>
      </w:tr>
    </w:tbl>
    <w:p w14:paraId="6DCDFDB2" w14:textId="3B06ECA7" w:rsidR="00F423CB" w:rsidRPr="00E97C61" w:rsidRDefault="00F423CB">
      <w:pPr>
        <w:spacing w:line="480" w:lineRule="auto"/>
        <w:rPr>
          <w:ins w:id="1042" w:author="Zach Lessig" w:date="2019-01-31T11:15:00Z"/>
          <w:rFonts w:ascii="Times New Roman" w:eastAsia="STHupo" w:hAnsi="Times New Roman" w:cs="Times New Roman"/>
        </w:rPr>
      </w:pPr>
    </w:p>
    <w:p w14:paraId="7E412C40" w14:textId="095E2087" w:rsidR="00D07692" w:rsidRPr="00E97C61" w:rsidRDefault="00D87906">
      <w:pPr>
        <w:spacing w:line="480" w:lineRule="auto"/>
        <w:rPr>
          <w:ins w:id="1043" w:author="Zach Lessig" w:date="2019-02-05T11:42:00Z"/>
          <w:rFonts w:ascii="Times New Roman" w:eastAsia="STHupo" w:hAnsi="Times New Roman" w:cs="Times New Roman"/>
        </w:rPr>
      </w:pPr>
      <w:ins w:id="1044" w:author="Zach Lessig" w:date="2019-01-31T11:15:00Z">
        <w:r w:rsidRPr="00E97C61">
          <w:rPr>
            <w:rFonts w:ascii="Times New Roman" w:eastAsia="STHupo" w:hAnsi="Times New Roman" w:cs="Times New Roman"/>
          </w:rPr>
          <w:tab/>
        </w:r>
      </w:ins>
      <w:ins w:id="1045" w:author="Zach Lessig" w:date="2019-01-31T11:21:00Z">
        <w:r w:rsidRPr="00E97C61">
          <w:rPr>
            <w:rFonts w:ascii="Times New Roman" w:eastAsia="STHupo" w:hAnsi="Times New Roman" w:cs="Times New Roman"/>
          </w:rPr>
          <w:t>I started m</w:t>
        </w:r>
      </w:ins>
      <w:ins w:id="1046" w:author="Zach Lessig" w:date="2019-01-31T11:18:00Z">
        <w:r w:rsidRPr="00E97C61">
          <w:rPr>
            <w:rFonts w:ascii="Times New Roman" w:eastAsia="STHupo" w:hAnsi="Times New Roman" w:cs="Times New Roman"/>
          </w:rPr>
          <w:t xml:space="preserve">odel selection with a pairwise scatterplot of the response and all predictor variables.  </w:t>
        </w:r>
      </w:ins>
      <w:ins w:id="1047" w:author="Zach Lessig" w:date="2019-01-31T11:34:00Z">
        <w:r w:rsidR="00736ABD" w:rsidRPr="00E97C61">
          <w:rPr>
            <w:rFonts w:ascii="Times New Roman" w:eastAsia="STHupo" w:hAnsi="Times New Roman" w:cs="Times New Roman"/>
          </w:rPr>
          <w:t xml:space="preserve">Where </w:t>
        </w:r>
      </w:ins>
      <w:ins w:id="1048" w:author="Zach Lessig" w:date="2019-01-31T11:35:00Z">
        <w:r w:rsidR="00566EEA" w:rsidRPr="00E97C61">
          <w:rPr>
            <w:rFonts w:ascii="Times New Roman" w:eastAsia="STHupo" w:hAnsi="Times New Roman" w:cs="Times New Roman"/>
          </w:rPr>
          <w:t>variables shared a collinearity value of 0.6 and greater, I kept the variable that had the best relationship with the response and removed the other variable from further analysis.</w:t>
        </w:r>
      </w:ins>
      <w:ins w:id="1049" w:author="Zach Lessig" w:date="2019-01-31T11:40:00Z">
        <w:r w:rsidR="00566EEA" w:rsidRPr="00E97C61">
          <w:rPr>
            <w:rFonts w:ascii="Times New Roman" w:eastAsia="STHupo" w:hAnsi="Times New Roman" w:cs="Times New Roman"/>
          </w:rPr>
          <w:t xml:space="preserve">  </w:t>
        </w:r>
      </w:ins>
      <w:ins w:id="1050" w:author="Zach Lessig" w:date="2019-01-31T11:47:00Z">
        <w:r w:rsidR="00CC5F47" w:rsidRPr="00E97C61">
          <w:rPr>
            <w:rFonts w:ascii="Times New Roman" w:eastAsia="STHupo" w:hAnsi="Times New Roman" w:cs="Times New Roman"/>
          </w:rPr>
          <w:t>I then chose a</w:t>
        </w:r>
      </w:ins>
      <w:ins w:id="1051" w:author="Zach Lessig" w:date="2019-01-31T11:46:00Z">
        <w:r w:rsidR="00CC5F47" w:rsidRPr="00E97C61">
          <w:rPr>
            <w:rFonts w:ascii="Times New Roman" w:eastAsia="STHupo" w:hAnsi="Times New Roman" w:cs="Times New Roman"/>
          </w:rPr>
          <w:t xml:space="preserve"> general linear model </w:t>
        </w:r>
      </w:ins>
      <w:ins w:id="1052" w:author="Zach Lessig" w:date="2019-01-31T12:31:00Z">
        <w:r w:rsidR="003E0D51" w:rsidRPr="00E97C61">
          <w:rPr>
            <w:rFonts w:ascii="Times New Roman" w:eastAsia="STHupo" w:hAnsi="Times New Roman" w:cs="Times New Roman"/>
          </w:rPr>
          <w:t xml:space="preserve">(GLM) </w:t>
        </w:r>
      </w:ins>
      <w:ins w:id="1053" w:author="Zach Lessig" w:date="2019-01-31T11:46:00Z">
        <w:r w:rsidR="00CC5F47" w:rsidRPr="00E97C61">
          <w:rPr>
            <w:rFonts w:ascii="Times New Roman" w:eastAsia="STHupo" w:hAnsi="Times New Roman" w:cs="Times New Roman"/>
          </w:rPr>
          <w:t>with several predictors and no interactions and used R</w:t>
        </w:r>
      </w:ins>
      <w:ins w:id="1054" w:author="Zach Lessig" w:date="2019-01-31T11:48:00Z">
        <w:r w:rsidR="00CC5F47" w:rsidRPr="00E97C61">
          <w:rPr>
            <w:rFonts w:ascii="Times New Roman" w:eastAsia="STHupo" w:hAnsi="Times New Roman" w:cs="Times New Roman"/>
          </w:rPr>
          <w:t>’s</w:t>
        </w:r>
      </w:ins>
      <w:ins w:id="1055" w:author="Zach Lessig" w:date="2019-01-31T11:46:00Z">
        <w:r w:rsidR="00CC5F47" w:rsidRPr="00E97C61">
          <w:rPr>
            <w:rFonts w:ascii="Times New Roman" w:eastAsia="STHupo" w:hAnsi="Times New Roman" w:cs="Times New Roman"/>
          </w:rPr>
          <w:t xml:space="preserve"> </w:t>
        </w:r>
      </w:ins>
      <w:ins w:id="1056" w:author="Zach Lessig" w:date="2019-01-31T11:48:00Z">
        <w:r w:rsidR="00CC5F47" w:rsidRPr="00E97C61">
          <w:rPr>
            <w:rFonts w:ascii="Times New Roman" w:eastAsia="STHupo" w:hAnsi="Times New Roman" w:cs="Times New Roman"/>
          </w:rPr>
          <w:t>“</w:t>
        </w:r>
      </w:ins>
      <w:ins w:id="1057" w:author="Zach Lessig" w:date="2019-01-31T11:46:00Z">
        <w:r w:rsidR="00CC5F47" w:rsidRPr="00E97C61">
          <w:rPr>
            <w:rFonts w:ascii="Times New Roman" w:eastAsia="STHupo" w:hAnsi="Times New Roman" w:cs="Times New Roman"/>
          </w:rPr>
          <w:t>drop 1</w:t>
        </w:r>
      </w:ins>
      <w:ins w:id="1058" w:author="Zach Lessig" w:date="2019-01-31T11:48:00Z">
        <w:r w:rsidR="00CC5F47" w:rsidRPr="00E97C61">
          <w:rPr>
            <w:rFonts w:ascii="Times New Roman" w:eastAsia="STHupo" w:hAnsi="Times New Roman" w:cs="Times New Roman"/>
          </w:rPr>
          <w:t>” and “step” functions which returned AIC values associated wi</w:t>
        </w:r>
        <w:r w:rsidR="002B422F" w:rsidRPr="00E97C61">
          <w:rPr>
            <w:rFonts w:ascii="Times New Roman" w:eastAsia="STHupo" w:hAnsi="Times New Roman" w:cs="Times New Roman"/>
          </w:rPr>
          <w:t>th each predictor variable.  Variables that performed poorly were removed and other unused variables were added in and the process was repeated.</w:t>
        </w:r>
      </w:ins>
      <w:ins w:id="1059" w:author="Zach Lessig" w:date="2019-01-31T12:01:00Z">
        <w:r w:rsidR="003E0D51" w:rsidRPr="00E97C61">
          <w:rPr>
            <w:rFonts w:ascii="Times New Roman" w:eastAsia="STHupo" w:hAnsi="Times New Roman" w:cs="Times New Roman"/>
          </w:rPr>
          <w:t xml:space="preserve">  After I had worked</w:t>
        </w:r>
        <w:r w:rsidR="002B422F" w:rsidRPr="00E97C61">
          <w:rPr>
            <w:rFonts w:ascii="Times New Roman" w:eastAsia="STHupo" w:hAnsi="Times New Roman" w:cs="Times New Roman"/>
          </w:rPr>
          <w:t xml:space="preserve"> throug</w:t>
        </w:r>
        <w:r w:rsidR="003E0D51" w:rsidRPr="00E97C61">
          <w:rPr>
            <w:rFonts w:ascii="Times New Roman" w:eastAsia="STHupo" w:hAnsi="Times New Roman" w:cs="Times New Roman"/>
          </w:rPr>
          <w:t>h the list of variables I had a small subset remaining with which I constructed several different GLM</w:t>
        </w:r>
      </w:ins>
      <w:ins w:id="1060" w:author="Zach Lessig" w:date="2019-01-31T12:31:00Z">
        <w:r w:rsidR="003E0D51" w:rsidRPr="00E97C61">
          <w:rPr>
            <w:rFonts w:ascii="Times New Roman" w:eastAsia="STHupo" w:hAnsi="Times New Roman" w:cs="Times New Roman"/>
          </w:rPr>
          <w:t>’s.  I used R</w:t>
        </w:r>
      </w:ins>
      <w:ins w:id="1061" w:author="Zach Lessig" w:date="2019-01-31T12:33:00Z">
        <w:r w:rsidR="003E0D51" w:rsidRPr="00E97C61">
          <w:rPr>
            <w:rFonts w:ascii="Times New Roman" w:eastAsia="STHupo" w:hAnsi="Times New Roman" w:cs="Times New Roman"/>
          </w:rPr>
          <w:t>’s “</w:t>
        </w:r>
        <w:proofErr w:type="spellStart"/>
        <w:r w:rsidR="003E0D51" w:rsidRPr="00E97C61">
          <w:rPr>
            <w:rFonts w:ascii="Times New Roman" w:eastAsia="STHupo" w:hAnsi="Times New Roman" w:cs="Times New Roman"/>
          </w:rPr>
          <w:t>anova</w:t>
        </w:r>
        <w:proofErr w:type="spellEnd"/>
        <w:r w:rsidR="003E0D51" w:rsidRPr="00E97C61">
          <w:rPr>
            <w:rFonts w:ascii="Times New Roman" w:eastAsia="STHupo" w:hAnsi="Times New Roman" w:cs="Times New Roman"/>
          </w:rPr>
          <w:t>” function to compare these GLM</w:t>
        </w:r>
        <w:r w:rsidR="00DE0548" w:rsidRPr="00E97C61">
          <w:rPr>
            <w:rFonts w:ascii="Times New Roman" w:eastAsia="STHupo" w:hAnsi="Times New Roman" w:cs="Times New Roman"/>
          </w:rPr>
          <w:t>’s with one another which returned p-values a</w:t>
        </w:r>
        <w:r w:rsidR="0085414B" w:rsidRPr="00E97C61">
          <w:rPr>
            <w:rFonts w:ascii="Times New Roman" w:eastAsia="STHupo" w:hAnsi="Times New Roman" w:cs="Times New Roman"/>
          </w:rPr>
          <w:t xml:space="preserve">ssociated with the comparison.  From </w:t>
        </w:r>
      </w:ins>
      <w:ins w:id="1062" w:author="Zach Lessig" w:date="2019-01-31T12:51:00Z">
        <w:r w:rsidR="0085414B" w:rsidRPr="00E97C61">
          <w:rPr>
            <w:rFonts w:ascii="Times New Roman" w:eastAsia="STHupo" w:hAnsi="Times New Roman" w:cs="Times New Roman"/>
          </w:rPr>
          <w:t xml:space="preserve">the best of these models, </w:t>
        </w:r>
      </w:ins>
      <w:ins w:id="1063" w:author="Zach Lessig" w:date="2019-01-31T12:45:00Z">
        <w:r w:rsidR="0085414B" w:rsidRPr="00E97C61">
          <w:rPr>
            <w:rFonts w:ascii="Times New Roman" w:eastAsia="STHupo" w:hAnsi="Times New Roman" w:cs="Times New Roman"/>
          </w:rPr>
          <w:t xml:space="preserve">I then constructed a </w:t>
        </w:r>
      </w:ins>
      <w:ins w:id="1064" w:author="Zach Lessig" w:date="2019-01-31T12:46:00Z">
        <w:r w:rsidR="0085414B" w:rsidRPr="00E97C61">
          <w:rPr>
            <w:rFonts w:ascii="Times New Roman" w:eastAsia="STHupo" w:hAnsi="Times New Roman" w:cs="Times New Roman"/>
          </w:rPr>
          <w:t xml:space="preserve">Q-Q plot, a residual plot </w:t>
        </w:r>
      </w:ins>
      <w:ins w:id="1065" w:author="Zach Lessig" w:date="2019-01-31T12:47:00Z">
        <w:r w:rsidR="0085414B" w:rsidRPr="00E97C61">
          <w:rPr>
            <w:rFonts w:ascii="Times New Roman" w:eastAsia="STHupo" w:hAnsi="Times New Roman" w:cs="Times New Roman"/>
          </w:rPr>
          <w:t xml:space="preserve">and </w:t>
        </w:r>
      </w:ins>
      <w:ins w:id="1066" w:author="Zach Lessig" w:date="2019-01-31T12:49:00Z">
        <w:r w:rsidR="0085414B" w:rsidRPr="00E97C61">
          <w:rPr>
            <w:rFonts w:ascii="Times New Roman" w:eastAsia="STHupo" w:hAnsi="Times New Roman" w:cs="Times New Roman"/>
          </w:rPr>
          <w:t>ran an A</w:t>
        </w:r>
      </w:ins>
      <w:ins w:id="1067" w:author="Zach Lessig" w:date="2019-01-31T12:50:00Z">
        <w:r w:rsidR="0085414B" w:rsidRPr="00E97C61">
          <w:rPr>
            <w:rFonts w:ascii="Times New Roman" w:eastAsia="STHupo" w:hAnsi="Times New Roman" w:cs="Times New Roman"/>
          </w:rPr>
          <w:t>nderson-Darling test for normality</w:t>
        </w:r>
      </w:ins>
      <w:ins w:id="1068" w:author="Zach Lessig" w:date="2019-01-31T13:00:00Z">
        <w:r w:rsidR="00EE37D1" w:rsidRPr="00E97C61">
          <w:rPr>
            <w:rFonts w:ascii="Times New Roman" w:eastAsia="STHupo" w:hAnsi="Times New Roman" w:cs="Times New Roman"/>
          </w:rPr>
          <w:t xml:space="preserve"> on the residuals</w:t>
        </w:r>
      </w:ins>
      <w:ins w:id="1069" w:author="Zach Lessig" w:date="2019-01-31T12:50:00Z">
        <w:r w:rsidR="0085414B" w:rsidRPr="00E97C61">
          <w:rPr>
            <w:rFonts w:ascii="Times New Roman" w:eastAsia="STHupo" w:hAnsi="Times New Roman" w:cs="Times New Roman"/>
          </w:rPr>
          <w:t>.</w:t>
        </w:r>
      </w:ins>
      <w:ins w:id="1070" w:author="Zach Lessig" w:date="2019-01-31T12:58:00Z">
        <w:r w:rsidR="00EE37D1" w:rsidRPr="00E97C61">
          <w:rPr>
            <w:rFonts w:ascii="Times New Roman" w:eastAsia="STHupo" w:hAnsi="Times New Roman" w:cs="Times New Roman"/>
          </w:rPr>
          <w:t xml:space="preserve">  If these results showed evidence of </w:t>
        </w:r>
      </w:ins>
      <w:ins w:id="1071" w:author="Zach Lessig" w:date="2019-01-31T12:59:00Z">
        <w:r w:rsidR="00EE37D1" w:rsidRPr="00E97C61">
          <w:rPr>
            <w:rFonts w:ascii="Times New Roman" w:eastAsia="STHupo" w:hAnsi="Times New Roman" w:cs="Times New Roman"/>
          </w:rPr>
          <w:t>heteroscedasticity</w:t>
        </w:r>
      </w:ins>
      <w:ins w:id="1072" w:author="Zach Lessig" w:date="2019-01-31T12:58:00Z">
        <w:r w:rsidR="00EE37D1" w:rsidRPr="00E97C61">
          <w:rPr>
            <w:rFonts w:ascii="Times New Roman" w:eastAsia="STHupo" w:hAnsi="Times New Roman" w:cs="Times New Roman"/>
          </w:rPr>
          <w:t xml:space="preserve"> </w:t>
        </w:r>
      </w:ins>
      <w:ins w:id="1073" w:author="Zach Lessig" w:date="2019-01-31T12:59:00Z">
        <w:r w:rsidR="00EE37D1" w:rsidRPr="00E97C61">
          <w:rPr>
            <w:rFonts w:ascii="Times New Roman" w:eastAsia="STHupo" w:hAnsi="Times New Roman" w:cs="Times New Roman"/>
          </w:rPr>
          <w:t xml:space="preserve">or </w:t>
        </w:r>
      </w:ins>
      <w:ins w:id="1074" w:author="Zach Lessig" w:date="2019-01-31T13:00:00Z">
        <w:r w:rsidR="00EE37D1" w:rsidRPr="00E97C61">
          <w:rPr>
            <w:rFonts w:ascii="Times New Roman" w:eastAsia="STHupo" w:hAnsi="Times New Roman" w:cs="Times New Roman"/>
          </w:rPr>
          <w:t>non-normal residuals</w:t>
        </w:r>
      </w:ins>
      <w:ins w:id="1075" w:author="Zach Lessig" w:date="2019-01-31T13:01:00Z">
        <w:r w:rsidR="00B61BEA" w:rsidRPr="00E97C61">
          <w:rPr>
            <w:rFonts w:ascii="Times New Roman" w:eastAsia="STHupo" w:hAnsi="Times New Roman" w:cs="Times New Roman"/>
          </w:rPr>
          <w:t xml:space="preserve"> I moved to a</w:t>
        </w:r>
      </w:ins>
      <w:ins w:id="1076" w:author="Zach Lessig" w:date="2019-01-31T13:26:00Z">
        <w:r w:rsidR="00B61BEA" w:rsidRPr="00E97C61">
          <w:rPr>
            <w:rFonts w:ascii="Times New Roman" w:eastAsia="STHupo" w:hAnsi="Times New Roman" w:cs="Times New Roman"/>
          </w:rPr>
          <w:t xml:space="preserve"> </w:t>
        </w:r>
      </w:ins>
      <w:ins w:id="1077" w:author="Zach Lessig" w:date="2019-01-31T13:01:00Z">
        <w:r w:rsidR="00EE37D1" w:rsidRPr="00E97C61">
          <w:rPr>
            <w:rFonts w:ascii="Times New Roman" w:eastAsia="STHupo" w:hAnsi="Times New Roman" w:cs="Times New Roman"/>
          </w:rPr>
          <w:t>generalized linear model (GZLM).</w:t>
        </w:r>
      </w:ins>
      <w:ins w:id="1078" w:author="Zach Lessig" w:date="2019-01-31T13:10:00Z">
        <w:r w:rsidR="0037372E" w:rsidRPr="00E97C61">
          <w:rPr>
            <w:rFonts w:ascii="Times New Roman" w:eastAsia="STHupo" w:hAnsi="Times New Roman" w:cs="Times New Roman"/>
          </w:rPr>
          <w:t xml:space="preserve">  A </w:t>
        </w:r>
      </w:ins>
      <w:ins w:id="1079" w:author="Zach Lessig" w:date="2019-01-31T13:13:00Z">
        <w:r w:rsidR="0037372E" w:rsidRPr="00E97C61">
          <w:rPr>
            <w:rFonts w:ascii="Times New Roman" w:eastAsia="STHupo" w:hAnsi="Times New Roman" w:cs="Times New Roman"/>
          </w:rPr>
          <w:t xml:space="preserve">different </w:t>
        </w:r>
      </w:ins>
      <w:ins w:id="1080" w:author="Zach Lessig" w:date="2019-01-31T13:10:00Z">
        <w:r w:rsidR="0037372E" w:rsidRPr="00E97C61">
          <w:rPr>
            <w:rFonts w:ascii="Times New Roman" w:eastAsia="STHupo" w:hAnsi="Times New Roman" w:cs="Times New Roman"/>
          </w:rPr>
          <w:t xml:space="preserve">GZLM was constructed with the variables in question for each of the random effects listed in </w:t>
        </w:r>
      </w:ins>
      <w:ins w:id="1081" w:author="Zach Lessig" w:date="2019-01-31T13:15:00Z">
        <w:r w:rsidR="0037372E" w:rsidRPr="00E97C61">
          <w:rPr>
            <w:rFonts w:ascii="Times New Roman" w:eastAsia="STHupo" w:hAnsi="Times New Roman" w:cs="Times New Roman"/>
            <w:rPrChange w:id="1082" w:author="Zach Lessig" w:date="2019-02-08T12:55:00Z">
              <w:rPr>
                <w:rFonts w:ascii="Times New Roman" w:eastAsia="STHupo" w:hAnsi="Times New Roman" w:cs="Times New Roman"/>
              </w:rPr>
            </w:rPrChange>
          </w:rPr>
          <w:fldChar w:fldCharType="begin"/>
        </w:r>
        <w:r w:rsidR="0037372E" w:rsidRPr="00E97C61">
          <w:rPr>
            <w:rFonts w:ascii="Times New Roman" w:eastAsia="STHupo" w:hAnsi="Times New Roman" w:cs="Times New Roman"/>
          </w:rPr>
          <w:instrText xml:space="preserve"> REF _Ref536624930 \h </w:instrText>
        </w:r>
      </w:ins>
      <w:r w:rsidR="0037372E" w:rsidRPr="00E97C61">
        <w:rPr>
          <w:rFonts w:ascii="Times New Roman" w:eastAsia="STHupo" w:hAnsi="Times New Roman" w:cs="Times New Roman"/>
          <w:rPrChange w:id="1083" w:author="Zach Lessig" w:date="2019-02-08T12:55:00Z">
            <w:rPr>
              <w:rFonts w:ascii="Times New Roman" w:eastAsia="STHupo" w:hAnsi="Times New Roman" w:cs="Times New Roman"/>
              <w:b/>
            </w:rPr>
          </w:rPrChange>
        </w:rPr>
        <w:instrText xml:space="preserve"> \* MERGEFORMAT </w:instrText>
      </w:r>
      <w:r w:rsidR="0037372E" w:rsidRPr="00E97C61">
        <w:rPr>
          <w:rFonts w:ascii="Times New Roman" w:eastAsia="STHupo" w:hAnsi="Times New Roman" w:cs="Times New Roman"/>
          <w:rPrChange w:id="1084" w:author="Zach Lessig" w:date="2019-02-08T12:55:00Z">
            <w:rPr>
              <w:rFonts w:ascii="Times New Roman" w:eastAsia="STHupo" w:hAnsi="Times New Roman" w:cs="Times New Roman"/>
            </w:rPr>
          </w:rPrChange>
        </w:rPr>
      </w:r>
      <w:r w:rsidR="0037372E" w:rsidRPr="00E97C61">
        <w:rPr>
          <w:rFonts w:ascii="Times New Roman" w:eastAsia="STHupo" w:hAnsi="Times New Roman" w:cs="Times New Roman"/>
          <w:rPrChange w:id="1085" w:author="Zach Lessig" w:date="2019-02-08T12:55:00Z">
            <w:rPr>
              <w:rFonts w:ascii="Times New Roman" w:eastAsia="STHupo" w:hAnsi="Times New Roman" w:cs="Times New Roman"/>
            </w:rPr>
          </w:rPrChange>
        </w:rPr>
        <w:fldChar w:fldCharType="separate"/>
      </w:r>
      <w:ins w:id="1086" w:author="Zach Lessig" w:date="2019-01-31T13:15:00Z">
        <w:r w:rsidR="0037372E" w:rsidRPr="00E97C61">
          <w:rPr>
            <w:rFonts w:ascii="Times New Roman" w:hAnsi="Times New Roman" w:cs="Times New Roman"/>
            <w:bCs/>
            <w:rPrChange w:id="1087" w:author="Zach Lessig" w:date="2019-02-08T12:55:00Z">
              <w:rPr>
                <w:b/>
                <w:bCs/>
              </w:rPr>
            </w:rPrChange>
          </w:rPr>
          <w:t xml:space="preserve">Table </w:t>
        </w:r>
        <w:r w:rsidR="0037372E" w:rsidRPr="00E97C61">
          <w:rPr>
            <w:rFonts w:ascii="Times New Roman" w:hAnsi="Times New Roman" w:cs="Times New Roman"/>
            <w:bCs/>
            <w:noProof/>
            <w:rPrChange w:id="1088" w:author="Zach Lessig" w:date="2019-02-08T12:55:00Z">
              <w:rPr>
                <w:b/>
                <w:bCs/>
                <w:noProof/>
              </w:rPr>
            </w:rPrChange>
          </w:rPr>
          <w:t>1</w:t>
        </w:r>
        <w:r w:rsidR="0037372E" w:rsidRPr="00E97C61">
          <w:rPr>
            <w:rFonts w:ascii="Times New Roman" w:eastAsia="STHupo" w:hAnsi="Times New Roman" w:cs="Times New Roman"/>
            <w:rPrChange w:id="1089" w:author="Zach Lessig" w:date="2019-02-08T12:55:00Z">
              <w:rPr>
                <w:rFonts w:ascii="Times New Roman" w:eastAsia="STHupo" w:hAnsi="Times New Roman" w:cs="Times New Roman"/>
              </w:rPr>
            </w:rPrChange>
          </w:rPr>
          <w:fldChar w:fldCharType="end"/>
        </w:r>
      </w:ins>
      <w:ins w:id="1090" w:author="Zach Lessig" w:date="2019-01-31T13:18:00Z">
        <w:r w:rsidR="0037372E" w:rsidRPr="00E97C61">
          <w:rPr>
            <w:rFonts w:ascii="Times New Roman" w:eastAsia="STHupo" w:hAnsi="Times New Roman" w:cs="Times New Roman"/>
          </w:rPr>
          <w:t>.</w:t>
        </w:r>
      </w:ins>
      <w:ins w:id="1091" w:author="Zach Lessig" w:date="2019-01-31T13:15:00Z">
        <w:r w:rsidR="0037372E" w:rsidRPr="00E97C61">
          <w:rPr>
            <w:rFonts w:ascii="Times New Roman" w:eastAsia="STHupo" w:hAnsi="Times New Roman" w:cs="Times New Roman"/>
          </w:rPr>
          <w:t xml:space="preserve"> </w:t>
        </w:r>
      </w:ins>
      <w:ins w:id="1092" w:author="Zach Lessig" w:date="2019-01-31T13:18:00Z">
        <w:r w:rsidR="0037372E" w:rsidRPr="00E97C61">
          <w:rPr>
            <w:rFonts w:ascii="Times New Roman" w:eastAsia="STHupo" w:hAnsi="Times New Roman" w:cs="Times New Roman"/>
          </w:rPr>
          <w:t xml:space="preserve"> </w:t>
        </w:r>
      </w:ins>
      <w:ins w:id="1093" w:author="Zach Lessig" w:date="2019-01-31T13:15:00Z">
        <w:r w:rsidR="0037372E" w:rsidRPr="00E97C61">
          <w:rPr>
            <w:rFonts w:ascii="Times New Roman" w:eastAsia="STHupo" w:hAnsi="Times New Roman" w:cs="Times New Roman"/>
          </w:rPr>
          <w:t>These</w:t>
        </w:r>
        <w:r w:rsidR="00B61BEA" w:rsidRPr="00E97C61">
          <w:rPr>
            <w:rFonts w:ascii="Times New Roman" w:eastAsia="STHupo" w:hAnsi="Times New Roman" w:cs="Times New Roman"/>
          </w:rPr>
          <w:t xml:space="preserve"> were then analyzed with residual plots and </w:t>
        </w:r>
        <w:r w:rsidR="00B61BEA" w:rsidRPr="00E97C61">
          <w:rPr>
            <w:rFonts w:ascii="Times New Roman" w:eastAsia="STHupo" w:hAnsi="Times New Roman" w:cs="Times New Roman"/>
          </w:rPr>
          <w:lastRenderedPageBreak/>
          <w:t xml:space="preserve">the </w:t>
        </w:r>
        <w:proofErr w:type="spellStart"/>
        <w:r w:rsidR="00B61BEA" w:rsidRPr="00E97C61">
          <w:rPr>
            <w:rFonts w:ascii="Times New Roman" w:eastAsia="STHupo" w:hAnsi="Times New Roman" w:cs="Times New Roman"/>
          </w:rPr>
          <w:t>anova</w:t>
        </w:r>
        <w:proofErr w:type="spellEnd"/>
        <w:r w:rsidR="00B61BEA" w:rsidRPr="00E97C61">
          <w:rPr>
            <w:rFonts w:ascii="Times New Roman" w:eastAsia="STHupo" w:hAnsi="Times New Roman" w:cs="Times New Roman"/>
          </w:rPr>
          <w:t xml:space="preserve"> function and </w:t>
        </w:r>
      </w:ins>
      <w:ins w:id="1094" w:author="Zach Lessig" w:date="2019-01-31T13:22:00Z">
        <w:r w:rsidR="00B61BEA" w:rsidRPr="00E97C61">
          <w:rPr>
            <w:rFonts w:ascii="Times New Roman" w:eastAsia="STHupo" w:hAnsi="Times New Roman" w:cs="Times New Roman"/>
          </w:rPr>
          <w:t>based on the weight of evidence, the best of these was</w:t>
        </w:r>
      </w:ins>
      <w:ins w:id="1095" w:author="Zach Lessig" w:date="2019-01-31T13:27:00Z">
        <w:r w:rsidR="00B61BEA" w:rsidRPr="00E97C61">
          <w:rPr>
            <w:rFonts w:ascii="Times New Roman" w:eastAsia="STHupo" w:hAnsi="Times New Roman" w:cs="Times New Roman"/>
          </w:rPr>
          <w:t xml:space="preserve"> used</w:t>
        </w:r>
      </w:ins>
      <w:ins w:id="1096" w:author="Zach Lessig" w:date="2019-01-31T13:22:00Z">
        <w:r w:rsidR="00B61BEA" w:rsidRPr="00E97C61">
          <w:rPr>
            <w:rFonts w:ascii="Times New Roman" w:eastAsia="STHupo" w:hAnsi="Times New Roman" w:cs="Times New Roman"/>
          </w:rPr>
          <w:t xml:space="preserve"> </w:t>
        </w:r>
      </w:ins>
      <w:ins w:id="1097" w:author="Zach Lessig" w:date="2019-01-31T13:28:00Z">
        <w:r w:rsidR="00A40280" w:rsidRPr="00E97C61">
          <w:rPr>
            <w:rFonts w:ascii="Times New Roman" w:eastAsia="STHupo" w:hAnsi="Times New Roman" w:cs="Times New Roman"/>
          </w:rPr>
          <w:t xml:space="preserve">in </w:t>
        </w:r>
      </w:ins>
      <w:ins w:id="1098" w:author="Zach Lessig" w:date="2019-01-31T13:29:00Z">
        <w:r w:rsidR="00A40280" w:rsidRPr="00E97C61">
          <w:rPr>
            <w:rFonts w:ascii="Times New Roman" w:eastAsia="STHupo" w:hAnsi="Times New Roman" w:cs="Times New Roman"/>
          </w:rPr>
          <w:t>a GZLM that allowed</w:t>
        </w:r>
      </w:ins>
      <w:ins w:id="1099" w:author="Zach Lessig" w:date="2019-01-31T13:30:00Z">
        <w:r w:rsidR="00A40280" w:rsidRPr="00E97C61">
          <w:rPr>
            <w:rFonts w:ascii="Times New Roman" w:eastAsia="STHupo" w:hAnsi="Times New Roman" w:cs="Times New Roman"/>
          </w:rPr>
          <w:t xml:space="preserve"> for</w:t>
        </w:r>
      </w:ins>
      <w:ins w:id="1100" w:author="Zach Lessig" w:date="2019-01-31T13:29:00Z">
        <w:r w:rsidR="00A40280" w:rsidRPr="00E97C61">
          <w:rPr>
            <w:rFonts w:ascii="Times New Roman" w:eastAsia="STHupo" w:hAnsi="Times New Roman" w:cs="Times New Roman"/>
          </w:rPr>
          <w:t xml:space="preserve"> </w:t>
        </w:r>
      </w:ins>
      <w:ins w:id="1101" w:author="Zach Lessig" w:date="2019-01-31T13:26:00Z">
        <w:r w:rsidR="00B61BEA" w:rsidRPr="00E97C61">
          <w:rPr>
            <w:rFonts w:ascii="Times New Roman" w:eastAsia="STHupo" w:hAnsi="Times New Roman" w:cs="Times New Roman"/>
          </w:rPr>
          <w:t>al</w:t>
        </w:r>
        <w:r w:rsidR="00A40280" w:rsidRPr="00E97C61">
          <w:rPr>
            <w:rFonts w:ascii="Times New Roman" w:eastAsia="STHupo" w:hAnsi="Times New Roman" w:cs="Times New Roman"/>
          </w:rPr>
          <w:t>ternate variance structures.</w:t>
        </w:r>
      </w:ins>
      <w:ins w:id="1102" w:author="Zach Lessig" w:date="2019-01-31T13:31:00Z">
        <w:r w:rsidR="00A40280" w:rsidRPr="00E97C61">
          <w:rPr>
            <w:rFonts w:ascii="Times New Roman" w:eastAsia="STHupo" w:hAnsi="Times New Roman" w:cs="Times New Roman"/>
          </w:rPr>
          <w:t xml:space="preserve">  This process of residual analysis and comparison was t</w:t>
        </w:r>
      </w:ins>
      <w:ins w:id="1103" w:author="Zach Lessig" w:date="2019-01-31T13:32:00Z">
        <w:r w:rsidR="00A40280" w:rsidRPr="00E97C61">
          <w:rPr>
            <w:rFonts w:ascii="Times New Roman" w:eastAsia="STHupo" w:hAnsi="Times New Roman" w:cs="Times New Roman"/>
          </w:rPr>
          <w:t>hen repeated for models with variance that was constant, varied by power, exponential</w:t>
        </w:r>
      </w:ins>
      <w:ins w:id="1104" w:author="Zach Lessig" w:date="2019-01-31T13:41:00Z">
        <w:r w:rsidR="00CC4626" w:rsidRPr="00E97C61">
          <w:rPr>
            <w:rFonts w:ascii="Times New Roman" w:eastAsia="STHupo" w:hAnsi="Times New Roman" w:cs="Times New Roman"/>
          </w:rPr>
          <w:t xml:space="preserve">, and constant power.  If the best of these models (based on p-values and residual analysis) did not appear to meet the model assumptions, the response variable was then transformed </w:t>
        </w:r>
      </w:ins>
      <w:ins w:id="1105" w:author="Zach Lessig" w:date="2019-01-31T13:46:00Z">
        <w:r w:rsidR="00CC4626" w:rsidRPr="00E97C61">
          <w:rPr>
            <w:rFonts w:ascii="Times New Roman" w:eastAsia="STHupo" w:hAnsi="Times New Roman" w:cs="Times New Roman"/>
          </w:rPr>
          <w:t xml:space="preserve">with a mild transformation </w:t>
        </w:r>
      </w:ins>
      <w:ins w:id="1106" w:author="Zach Lessig" w:date="2019-01-31T13:41:00Z">
        <w:r w:rsidR="00CC4626" w:rsidRPr="00E97C61">
          <w:rPr>
            <w:rFonts w:ascii="Times New Roman" w:eastAsia="STHupo" w:hAnsi="Times New Roman" w:cs="Times New Roman"/>
          </w:rPr>
          <w:t xml:space="preserve">and the process of model selection was </w:t>
        </w:r>
      </w:ins>
      <w:ins w:id="1107" w:author="Zach Lessig" w:date="2019-01-31T13:46:00Z">
        <w:r w:rsidR="00CC4626" w:rsidRPr="00E97C61">
          <w:rPr>
            <w:rFonts w:ascii="Times New Roman" w:eastAsia="STHupo" w:hAnsi="Times New Roman" w:cs="Times New Roman"/>
          </w:rPr>
          <w:t xml:space="preserve">started again.  </w:t>
        </w:r>
      </w:ins>
      <w:ins w:id="1108" w:author="Zach Lessig" w:date="2019-01-31T13:50:00Z">
        <w:r w:rsidR="00CC4626" w:rsidRPr="00E97C61">
          <w:rPr>
            <w:rFonts w:ascii="Times New Roman" w:eastAsia="STHupo" w:hAnsi="Times New Roman" w:cs="Times New Roman"/>
          </w:rPr>
          <w:t>I proceeded with m</w:t>
        </w:r>
      </w:ins>
      <w:ins w:id="1109" w:author="Zach Lessig" w:date="2019-01-31T13:46:00Z">
        <w:r w:rsidR="00CC4626" w:rsidRPr="00E97C61">
          <w:rPr>
            <w:rFonts w:ascii="Times New Roman" w:eastAsia="STHupo" w:hAnsi="Times New Roman" w:cs="Times New Roman"/>
          </w:rPr>
          <w:t>odel selection</w:t>
        </w:r>
      </w:ins>
      <w:ins w:id="1110" w:author="Zach Lessig" w:date="2019-01-31T13:48:00Z">
        <w:r w:rsidR="00CC4626" w:rsidRPr="00E97C61">
          <w:rPr>
            <w:rFonts w:ascii="Times New Roman" w:eastAsia="STHupo" w:hAnsi="Times New Roman" w:cs="Times New Roman"/>
          </w:rPr>
          <w:t xml:space="preserve"> in this way working iteratively with stronger response transformations</w:t>
        </w:r>
      </w:ins>
      <w:ins w:id="1111" w:author="Zach Lessig" w:date="2019-01-31T13:50:00Z">
        <w:r w:rsidR="00163A8A" w:rsidRPr="00E97C61">
          <w:rPr>
            <w:rFonts w:ascii="Times New Roman" w:eastAsia="STHupo" w:hAnsi="Times New Roman" w:cs="Times New Roman"/>
          </w:rPr>
          <w:t xml:space="preserve"> until</w:t>
        </w:r>
      </w:ins>
      <w:ins w:id="1112" w:author="Zach Lessig" w:date="2019-01-31T13:52:00Z">
        <w:r w:rsidR="00163A8A" w:rsidRPr="00E97C61">
          <w:rPr>
            <w:rFonts w:ascii="Times New Roman" w:eastAsia="STHupo" w:hAnsi="Times New Roman" w:cs="Times New Roman"/>
          </w:rPr>
          <w:t xml:space="preserve"> a </w:t>
        </w:r>
      </w:ins>
      <w:ins w:id="1113" w:author="Zach Lessig" w:date="2019-01-31T13:50:00Z">
        <w:r w:rsidR="00163A8A" w:rsidRPr="00E97C61">
          <w:rPr>
            <w:rFonts w:ascii="Times New Roman" w:eastAsia="STHupo" w:hAnsi="Times New Roman" w:cs="Times New Roman"/>
          </w:rPr>
          <w:t xml:space="preserve">model </w:t>
        </w:r>
      </w:ins>
      <w:ins w:id="1114" w:author="Zach Lessig" w:date="2019-01-31T13:52:00Z">
        <w:r w:rsidR="00163A8A" w:rsidRPr="00E97C61">
          <w:rPr>
            <w:rFonts w:ascii="Times New Roman" w:eastAsia="STHupo" w:hAnsi="Times New Roman" w:cs="Times New Roman"/>
          </w:rPr>
          <w:t>was produced that best</w:t>
        </w:r>
      </w:ins>
      <w:ins w:id="1115" w:author="Zach Lessig" w:date="2019-01-31T13:53:00Z">
        <w:r w:rsidR="00163A8A" w:rsidRPr="00E97C61">
          <w:rPr>
            <w:rFonts w:ascii="Times New Roman" w:eastAsia="STHupo" w:hAnsi="Times New Roman" w:cs="Times New Roman"/>
          </w:rPr>
          <w:t xml:space="preserve"> </w:t>
        </w:r>
      </w:ins>
      <w:ins w:id="1116" w:author="Zach Lessig" w:date="2019-01-31T13:52:00Z">
        <w:r w:rsidR="00163A8A" w:rsidRPr="00E97C61">
          <w:rPr>
            <w:rFonts w:ascii="Times New Roman" w:eastAsia="STHupo" w:hAnsi="Times New Roman" w:cs="Times New Roman"/>
          </w:rPr>
          <w:t xml:space="preserve">met </w:t>
        </w:r>
      </w:ins>
      <w:ins w:id="1117" w:author="Zach Lessig" w:date="2019-01-31T13:50:00Z">
        <w:r w:rsidR="00163A8A" w:rsidRPr="00E97C61">
          <w:rPr>
            <w:rFonts w:ascii="Times New Roman" w:eastAsia="STHupo" w:hAnsi="Times New Roman" w:cs="Times New Roman"/>
          </w:rPr>
          <w:t>assumptions.</w:t>
        </w:r>
      </w:ins>
      <w:ins w:id="1118" w:author="Zach Lessig" w:date="2019-01-31T13:53:00Z">
        <w:r w:rsidR="00163A8A" w:rsidRPr="00E97C61">
          <w:rPr>
            <w:rFonts w:ascii="Times New Roman" w:eastAsia="STHupo" w:hAnsi="Times New Roman" w:cs="Times New Roman"/>
          </w:rPr>
          <w:t xml:space="preserve">  I then went back to the non-collinear variables that were not included in the current model and included them as an interaction term one by one </w:t>
        </w:r>
      </w:ins>
      <w:ins w:id="1119" w:author="Zach Lessig" w:date="2019-01-31T13:57:00Z">
        <w:r w:rsidR="00163A8A" w:rsidRPr="00E97C61">
          <w:rPr>
            <w:rFonts w:ascii="Times New Roman" w:eastAsia="STHupo" w:hAnsi="Times New Roman" w:cs="Times New Roman"/>
          </w:rPr>
          <w:t>and compared these to each</w:t>
        </w:r>
      </w:ins>
      <w:ins w:id="1120" w:author="Zach Lessig" w:date="2019-01-31T13:58:00Z">
        <w:r w:rsidR="00163A8A" w:rsidRPr="00E97C61">
          <w:rPr>
            <w:rFonts w:ascii="Times New Roman" w:eastAsia="STHupo" w:hAnsi="Times New Roman" w:cs="Times New Roman"/>
          </w:rPr>
          <w:t xml:space="preserve"> </w:t>
        </w:r>
      </w:ins>
      <w:ins w:id="1121" w:author="Zach Lessig" w:date="2019-01-31T13:57:00Z">
        <w:r w:rsidR="00163A8A" w:rsidRPr="00E97C61">
          <w:rPr>
            <w:rFonts w:ascii="Times New Roman" w:eastAsia="STHupo" w:hAnsi="Times New Roman" w:cs="Times New Roman"/>
          </w:rPr>
          <w:t>other</w:t>
        </w:r>
      </w:ins>
      <w:ins w:id="1122" w:author="Zach Lessig" w:date="2019-01-31T13:58:00Z">
        <w:r w:rsidR="00163A8A" w:rsidRPr="00E97C61">
          <w:rPr>
            <w:rFonts w:ascii="Times New Roman" w:eastAsia="STHupo" w:hAnsi="Times New Roman" w:cs="Times New Roman"/>
          </w:rPr>
          <w:t xml:space="preserve"> while analyzing the residuals.  The best of these was then considered </w:t>
        </w:r>
      </w:ins>
      <w:ins w:id="1123" w:author="Zach Lessig" w:date="2019-01-31T14:08:00Z">
        <w:r w:rsidR="00D07692" w:rsidRPr="00E97C61">
          <w:rPr>
            <w:rFonts w:ascii="Times New Roman" w:eastAsia="STHupo" w:hAnsi="Times New Roman" w:cs="Times New Roman"/>
          </w:rPr>
          <w:t xml:space="preserve">the </w:t>
        </w:r>
      </w:ins>
      <w:ins w:id="1124" w:author="Zach Lessig" w:date="2019-01-31T13:58:00Z">
        <w:r w:rsidR="00163A8A" w:rsidRPr="00E97C61">
          <w:rPr>
            <w:rFonts w:ascii="Times New Roman" w:eastAsia="STHupo" w:hAnsi="Times New Roman" w:cs="Times New Roman"/>
          </w:rPr>
          <w:t>final</w:t>
        </w:r>
      </w:ins>
      <w:ins w:id="1125" w:author="Zach Lessig" w:date="2019-01-31T14:02:00Z">
        <w:r w:rsidR="00D07692" w:rsidRPr="00E97C61">
          <w:rPr>
            <w:rFonts w:ascii="Times New Roman" w:eastAsia="STHupo" w:hAnsi="Times New Roman" w:cs="Times New Roman"/>
          </w:rPr>
          <w:t xml:space="preserve"> model</w:t>
        </w:r>
      </w:ins>
      <w:ins w:id="1126" w:author="Zach Lessig" w:date="2019-01-31T13:58:00Z">
        <w:r w:rsidR="00163A8A" w:rsidRPr="00E97C61">
          <w:rPr>
            <w:rFonts w:ascii="Times New Roman" w:eastAsia="STHupo" w:hAnsi="Times New Roman" w:cs="Times New Roman"/>
          </w:rPr>
          <w:t>.</w:t>
        </w:r>
      </w:ins>
      <w:ins w:id="1127" w:author="Zach Lessig" w:date="2019-01-31T13:57:00Z">
        <w:r w:rsidR="00163A8A" w:rsidRPr="00E97C61">
          <w:rPr>
            <w:rFonts w:ascii="Times New Roman" w:eastAsia="STHupo" w:hAnsi="Times New Roman" w:cs="Times New Roman"/>
          </w:rPr>
          <w:t xml:space="preserve"> </w:t>
        </w:r>
      </w:ins>
    </w:p>
    <w:p w14:paraId="33AC0200" w14:textId="2DB20E06" w:rsidR="008D1702" w:rsidRPr="00E97C61" w:rsidRDefault="008D1702">
      <w:pPr>
        <w:spacing w:line="480" w:lineRule="auto"/>
        <w:jc w:val="center"/>
        <w:outlineLvl w:val="0"/>
        <w:rPr>
          <w:ins w:id="1128" w:author="Zach Lessig" w:date="2019-02-05T11:42:00Z"/>
          <w:rFonts w:ascii="Times New Roman" w:eastAsia="STHupo" w:hAnsi="Times New Roman" w:cs="Times New Roman"/>
          <w:b/>
        </w:rPr>
      </w:pPr>
      <w:ins w:id="1129" w:author="Zach Lessig" w:date="2019-02-05T11:42:00Z">
        <w:r w:rsidRPr="00E97C61">
          <w:rPr>
            <w:rFonts w:ascii="Times New Roman" w:eastAsia="STHupo" w:hAnsi="Times New Roman" w:cs="Times New Roman"/>
            <w:b/>
          </w:rPr>
          <w:t xml:space="preserve">Results </w:t>
        </w:r>
      </w:ins>
    </w:p>
    <w:p w14:paraId="3FA07E68" w14:textId="482DF1B2" w:rsidR="00091572" w:rsidRPr="00E97C61" w:rsidRDefault="00091572">
      <w:pPr>
        <w:spacing w:line="480" w:lineRule="auto"/>
        <w:jc w:val="center"/>
        <w:rPr>
          <w:ins w:id="1130" w:author="Zach Lessig" w:date="2019-02-05T11:55:00Z"/>
          <w:rFonts w:ascii="Times New Roman" w:eastAsia="STHupo" w:hAnsi="Times New Roman" w:cs="Times New Roman"/>
          <w:u w:val="single"/>
        </w:rPr>
        <w:pPrChange w:id="1131" w:author="Zach Lessig" w:date="2019-02-08T12:56:00Z">
          <w:pPr>
            <w:spacing w:line="480" w:lineRule="auto"/>
          </w:pPr>
        </w:pPrChange>
      </w:pPr>
      <w:ins w:id="1132" w:author="Zach Lessig" w:date="2019-02-05T11:42:00Z">
        <w:r w:rsidRPr="00E97C61">
          <w:rPr>
            <w:rFonts w:ascii="Times New Roman" w:eastAsia="STHupo" w:hAnsi="Times New Roman" w:cs="Times New Roman"/>
            <w:u w:val="single"/>
          </w:rPr>
          <w:t>GPP</w:t>
        </w:r>
      </w:ins>
    </w:p>
    <w:p w14:paraId="259E06B1" w14:textId="1A452BB4" w:rsidR="00091572" w:rsidRPr="00E97C61" w:rsidRDefault="00091572">
      <w:pPr>
        <w:spacing w:line="480" w:lineRule="auto"/>
        <w:rPr>
          <w:ins w:id="1133" w:author="Zach Lessig" w:date="2019-02-05T12:56:00Z"/>
          <w:rFonts w:ascii="Times New Roman" w:eastAsia="STHupo" w:hAnsi="Times New Roman" w:cs="Times New Roman"/>
        </w:rPr>
      </w:pPr>
      <w:ins w:id="1134" w:author="Zach Lessig" w:date="2019-02-05T11:55:00Z">
        <w:r w:rsidRPr="00E97C61">
          <w:rPr>
            <w:rFonts w:ascii="Times New Roman" w:eastAsia="STHupo" w:hAnsi="Times New Roman" w:cs="Times New Roman"/>
          </w:rPr>
          <w:tab/>
        </w:r>
      </w:ins>
      <w:ins w:id="1135" w:author="Zach Lessig" w:date="2019-02-05T12:47:00Z">
        <w:r w:rsidR="00174D53" w:rsidRPr="00E97C61">
          <w:rPr>
            <w:rFonts w:ascii="Times New Roman" w:eastAsia="STHupo" w:hAnsi="Times New Roman" w:cs="Times New Roman"/>
          </w:rPr>
          <w:t xml:space="preserve">I estimated </w:t>
        </w:r>
      </w:ins>
      <w:ins w:id="1136" w:author="Zach Lessig" w:date="2019-02-05T12:52:00Z">
        <w:r w:rsidR="00174D53" w:rsidRPr="00E97C61">
          <w:rPr>
            <w:rFonts w:ascii="Times New Roman" w:eastAsia="STHupo" w:hAnsi="Times New Roman" w:cs="Times New Roman"/>
          </w:rPr>
          <w:t xml:space="preserve">the mean </w:t>
        </w:r>
      </w:ins>
      <w:ins w:id="1137" w:author="Zach Lessig" w:date="2019-02-05T12:47:00Z">
        <w:r w:rsidR="00174D53" w:rsidRPr="00E97C61">
          <w:rPr>
            <w:rFonts w:ascii="Times New Roman" w:eastAsia="STHupo" w:hAnsi="Times New Roman" w:cs="Times New Roman"/>
          </w:rPr>
          <w:t>Gross Primary Production (GPP)</w:t>
        </w:r>
      </w:ins>
      <w:ins w:id="1138" w:author="Zach Lessig" w:date="2019-02-05T12:52:00Z">
        <w:r w:rsidR="00174D53" w:rsidRPr="00E97C61">
          <w:rPr>
            <w:rFonts w:ascii="Times New Roman" w:eastAsia="STHupo" w:hAnsi="Times New Roman" w:cs="Times New Roman"/>
          </w:rPr>
          <w:t xml:space="preserve"> across all sites and sampling periods</w:t>
        </w:r>
      </w:ins>
      <w:ins w:id="1139" w:author="Zach Lessig" w:date="2019-02-05T12:47:00Z">
        <w:r w:rsidR="00174D53" w:rsidRPr="00E97C61">
          <w:rPr>
            <w:rFonts w:ascii="Times New Roman" w:eastAsia="STHupo" w:hAnsi="Times New Roman" w:cs="Times New Roman"/>
          </w:rPr>
          <w:t xml:space="preserve"> to be</w:t>
        </w:r>
      </w:ins>
      <w:ins w:id="1140" w:author="Zach Lessig" w:date="2019-02-05T12:50:00Z">
        <w:r w:rsidR="00174D53" w:rsidRPr="00E97C61">
          <w:rPr>
            <w:rFonts w:ascii="Times New Roman" w:eastAsia="STHupo" w:hAnsi="Times New Roman" w:cs="Times New Roman"/>
          </w:rPr>
          <w:t xml:space="preserve"> 0.196 g</w:t>
        </w:r>
      </w:ins>
      <w:ins w:id="1141" w:author="Zach Lessig" w:date="2019-02-05T12:51:00Z">
        <w:r w:rsidR="00174D53" w:rsidRPr="00E97C61">
          <w:rPr>
            <w:rFonts w:ascii="Times New Roman" w:eastAsia="STHupo" w:hAnsi="Times New Roman" w:cs="Times New Roman"/>
          </w:rPr>
          <w:t xml:space="preserve"> </w:t>
        </w:r>
      </w:ins>
      <w:ins w:id="1142" w:author="Zach Lessig" w:date="2019-02-05T12:50:00Z">
        <w:r w:rsidR="00174D53" w:rsidRPr="00E97C61">
          <w:rPr>
            <w:rFonts w:ascii="Times New Roman" w:eastAsia="STHupo" w:hAnsi="Times New Roman" w:cs="Times New Roman"/>
          </w:rPr>
          <w:t>O</w:t>
        </w:r>
        <w:r w:rsidR="00174D53" w:rsidRPr="00E97C61">
          <w:rPr>
            <w:rFonts w:ascii="Times New Roman" w:eastAsia="STHupo" w:hAnsi="Times New Roman" w:cs="Times New Roman"/>
            <w:vertAlign w:val="subscript"/>
            <w:rPrChange w:id="1143" w:author="Zach Lessig" w:date="2019-02-08T12:55:00Z">
              <w:rPr>
                <w:rFonts w:ascii="Times New Roman" w:eastAsia="STHupo" w:hAnsi="Times New Roman" w:cs="Times New Roman"/>
              </w:rPr>
            </w:rPrChange>
          </w:rPr>
          <w:t>2</w:t>
        </w:r>
      </w:ins>
      <w:ins w:id="1144" w:author="Zach Lessig" w:date="2019-02-05T12:51:00Z">
        <w:r w:rsidR="00174D53" w:rsidRPr="00E97C61">
          <w:rPr>
            <w:rFonts w:ascii="Times New Roman" w:eastAsia="STHupo" w:hAnsi="Times New Roman" w:cs="Times New Roman"/>
            <w:vertAlign w:val="subscript"/>
          </w:rPr>
          <w:t xml:space="preserve"> </w:t>
        </w:r>
      </w:ins>
      <w:ins w:id="1145" w:author="Zach Lessig" w:date="2019-02-05T12:50:00Z">
        <w:r w:rsidR="00174D53" w:rsidRPr="00E97C61">
          <w:rPr>
            <w:rFonts w:ascii="Times New Roman" w:eastAsia="STHupo" w:hAnsi="Times New Roman" w:cs="Times New Roman"/>
          </w:rPr>
          <w:t>m</w:t>
        </w:r>
        <w:r w:rsidR="00174D53" w:rsidRPr="00E97C61">
          <w:rPr>
            <w:rFonts w:ascii="Times New Roman" w:eastAsia="STHupo" w:hAnsi="Times New Roman" w:cs="Times New Roman"/>
            <w:vertAlign w:val="superscript"/>
            <w:rPrChange w:id="1146" w:author="Zach Lessig" w:date="2019-02-08T12:55:00Z">
              <w:rPr>
                <w:rFonts w:ascii="Times New Roman" w:eastAsia="STHupo" w:hAnsi="Times New Roman" w:cs="Times New Roman"/>
              </w:rPr>
            </w:rPrChange>
          </w:rPr>
          <w:t>-2</w:t>
        </w:r>
      </w:ins>
      <w:ins w:id="1147" w:author="Zach Lessig" w:date="2019-02-05T12:52:00Z">
        <w:r w:rsidR="00174D53" w:rsidRPr="00E97C61">
          <w:rPr>
            <w:rFonts w:ascii="Times New Roman" w:eastAsia="STHupo" w:hAnsi="Times New Roman" w:cs="Times New Roman"/>
            <w:vertAlign w:val="superscript"/>
          </w:rPr>
          <w:t xml:space="preserve"> </w:t>
        </w:r>
      </w:ins>
      <w:ins w:id="1148" w:author="Zach Lessig" w:date="2019-02-05T12:50:00Z">
        <w:r w:rsidR="00174D53" w:rsidRPr="00E97C61">
          <w:rPr>
            <w:rFonts w:ascii="Times New Roman" w:eastAsia="STHupo" w:hAnsi="Times New Roman" w:cs="Times New Roman"/>
          </w:rPr>
          <w:t>d</w:t>
        </w:r>
        <w:r w:rsidR="00174D53" w:rsidRPr="00E97C61">
          <w:rPr>
            <w:rFonts w:ascii="Times New Roman" w:eastAsia="STHupo" w:hAnsi="Times New Roman" w:cs="Times New Roman"/>
            <w:vertAlign w:val="superscript"/>
            <w:rPrChange w:id="1149" w:author="Zach Lessig" w:date="2019-02-08T12:55:00Z">
              <w:rPr>
                <w:rFonts w:ascii="Times New Roman" w:eastAsia="STHupo" w:hAnsi="Times New Roman" w:cs="Times New Roman"/>
              </w:rPr>
            </w:rPrChange>
          </w:rPr>
          <w:t>-1</w:t>
        </w:r>
      </w:ins>
      <w:ins w:id="1150" w:author="Zach Lessig" w:date="2019-02-05T12:54:00Z">
        <w:r w:rsidR="004C6939" w:rsidRPr="00E97C61">
          <w:rPr>
            <w:rFonts w:ascii="Times New Roman" w:eastAsia="STHupo" w:hAnsi="Times New Roman" w:cs="Times New Roman"/>
          </w:rPr>
          <w:t xml:space="preserve"> </w:t>
        </w:r>
      </w:ins>
      <w:ins w:id="1151" w:author="Zach Lessig" w:date="2019-02-05T13:04:00Z">
        <w:r w:rsidR="004C6939" w:rsidRPr="00E97C61">
          <w:rPr>
            <w:rFonts w:ascii="Times New Roman" w:eastAsia="STHupo" w:hAnsi="Times New Roman" w:cs="Times New Roman"/>
          </w:rPr>
          <w:t>(</w:t>
        </w:r>
      </w:ins>
      <w:ins w:id="1152" w:author="Zach Lessig" w:date="2019-02-05T12:59:00Z">
        <w:r w:rsidR="004C6939" w:rsidRPr="00E97C61">
          <w:rPr>
            <w:rFonts w:ascii="Times New Roman" w:eastAsia="STHupo" w:hAnsi="Times New Roman" w:cs="Times New Roman"/>
            <w:rPrChange w:id="1153" w:author="Zach Lessig" w:date="2019-02-08T12:55:00Z">
              <w:rPr>
                <w:rFonts w:ascii="Times New Roman" w:eastAsia="STHupo" w:hAnsi="Times New Roman" w:cs="Times New Roman"/>
              </w:rPr>
            </w:rPrChange>
          </w:rPr>
          <w:fldChar w:fldCharType="begin"/>
        </w:r>
        <w:r w:rsidR="004C6939" w:rsidRPr="00E97C61">
          <w:rPr>
            <w:rFonts w:ascii="Times New Roman" w:eastAsia="STHupo" w:hAnsi="Times New Roman" w:cs="Times New Roman"/>
          </w:rPr>
          <w:instrText xml:space="preserve"> REF _Ref263995 \h </w:instrText>
        </w:r>
      </w:ins>
      <w:r w:rsidR="00DB53DA" w:rsidRPr="00E97C61">
        <w:rPr>
          <w:rFonts w:ascii="Times New Roman" w:eastAsia="STHupo" w:hAnsi="Times New Roman" w:cs="Times New Roman"/>
        </w:rPr>
        <w:instrText xml:space="preserve"> \* MERGEFORMAT </w:instrText>
      </w:r>
      <w:r w:rsidR="004C6939" w:rsidRPr="00E97C61">
        <w:rPr>
          <w:rFonts w:ascii="Times New Roman" w:eastAsia="STHupo" w:hAnsi="Times New Roman" w:cs="Times New Roman"/>
          <w:rPrChange w:id="1154" w:author="Zach Lessig" w:date="2019-02-08T12:55:00Z">
            <w:rPr>
              <w:rFonts w:ascii="Times New Roman" w:eastAsia="STHupo" w:hAnsi="Times New Roman" w:cs="Times New Roman"/>
            </w:rPr>
          </w:rPrChange>
        </w:rPr>
      </w:r>
      <w:r w:rsidR="004C6939" w:rsidRPr="00E97C61">
        <w:rPr>
          <w:rFonts w:ascii="Times New Roman" w:eastAsia="STHupo" w:hAnsi="Times New Roman" w:cs="Times New Roman"/>
          <w:rPrChange w:id="1155" w:author="Zach Lessig" w:date="2019-02-08T12:55:00Z">
            <w:rPr>
              <w:rFonts w:ascii="Times New Roman" w:eastAsia="STHupo" w:hAnsi="Times New Roman" w:cs="Times New Roman"/>
            </w:rPr>
          </w:rPrChange>
        </w:rPr>
        <w:fldChar w:fldCharType="separate"/>
      </w:r>
      <w:ins w:id="1156" w:author="Zach Lessig" w:date="2019-02-05T12:59:00Z">
        <w:r w:rsidR="004C6939" w:rsidRPr="00E97C61">
          <w:rPr>
            <w:rFonts w:ascii="Times New Roman" w:hAnsi="Times New Roman" w:cs="Times New Roman"/>
            <w:rPrChange w:id="1157" w:author="Zach Lessig" w:date="2019-02-08T12:55:00Z">
              <w:rPr/>
            </w:rPrChange>
          </w:rPr>
          <w:t xml:space="preserve">Figure </w:t>
        </w:r>
        <w:r w:rsidR="004C6939" w:rsidRPr="00E97C61">
          <w:rPr>
            <w:rFonts w:ascii="Times New Roman" w:hAnsi="Times New Roman" w:cs="Times New Roman"/>
            <w:noProof/>
            <w:rPrChange w:id="1158" w:author="Zach Lessig" w:date="2019-02-08T12:55:00Z">
              <w:rPr>
                <w:noProof/>
              </w:rPr>
            </w:rPrChange>
          </w:rPr>
          <w:t>2</w:t>
        </w:r>
        <w:r w:rsidR="004C6939" w:rsidRPr="00E97C61">
          <w:rPr>
            <w:rFonts w:ascii="Times New Roman" w:eastAsia="STHupo" w:hAnsi="Times New Roman" w:cs="Times New Roman"/>
            <w:rPrChange w:id="1159" w:author="Zach Lessig" w:date="2019-02-08T12:55:00Z">
              <w:rPr>
                <w:rFonts w:ascii="Times New Roman" w:eastAsia="STHupo" w:hAnsi="Times New Roman" w:cs="Times New Roman"/>
              </w:rPr>
            </w:rPrChange>
          </w:rPr>
          <w:fldChar w:fldCharType="end"/>
        </w:r>
      </w:ins>
      <w:ins w:id="1160" w:author="Zach Lessig" w:date="2019-02-05T13:05:00Z">
        <w:r w:rsidR="004C6939" w:rsidRPr="00E97C61">
          <w:rPr>
            <w:rFonts w:ascii="Times New Roman" w:eastAsia="STHupo" w:hAnsi="Times New Roman" w:cs="Times New Roman"/>
          </w:rPr>
          <w:t>).</w:t>
        </w:r>
      </w:ins>
    </w:p>
    <w:p w14:paraId="6C4093F9" w14:textId="0A4631F2" w:rsidR="004C6939" w:rsidRPr="00E97C61" w:rsidRDefault="001562DC">
      <w:pPr>
        <w:keepNext/>
        <w:jc w:val="center"/>
        <w:rPr>
          <w:ins w:id="1161" w:author="Zach Lessig" w:date="2019-02-05T12:58:00Z"/>
          <w:rFonts w:ascii="Times New Roman" w:hAnsi="Times New Roman" w:cs="Times New Roman"/>
          <w:rPrChange w:id="1162" w:author="Zach Lessig" w:date="2019-02-08T12:55:00Z">
            <w:rPr>
              <w:ins w:id="1163" w:author="Zach Lessig" w:date="2019-02-05T12:58:00Z"/>
            </w:rPr>
          </w:rPrChange>
        </w:rPr>
        <w:pPrChange w:id="1164" w:author="Zach Lessig" w:date="2019-02-08T12:58:00Z">
          <w:pPr>
            <w:spacing w:line="480" w:lineRule="auto"/>
            <w:jc w:val="center"/>
          </w:pPr>
        </w:pPrChange>
      </w:pPr>
      <w:ins w:id="1165" w:author="Zach Lessig" w:date="2019-02-07T13:54:00Z">
        <w:r w:rsidRPr="00E97C61">
          <w:rPr>
            <w:rFonts w:ascii="Times New Roman" w:hAnsi="Times New Roman" w:cs="Times New Roman"/>
            <w:noProof/>
            <w:rPrChange w:id="1166" w:author="Zach Lessig" w:date="2019-02-08T12:55:00Z">
              <w:rPr>
                <w:rFonts w:ascii="Times New Roman" w:hAnsi="Times New Roman" w:cs="Times New Roman"/>
                <w:noProof/>
              </w:rPr>
            </w:rPrChange>
          </w:rPr>
          <w:lastRenderedPageBreak/>
          <w:drawing>
            <wp:inline distT="0" distB="0" distL="0" distR="0" wp14:anchorId="7C902FCC" wp14:editId="792E03B5">
              <wp:extent cx="3429000" cy="3429000"/>
              <wp:effectExtent l="0" t="0" r="0" b="0"/>
              <wp:docPr id="30" name="Picture 30" descr="N:\Thesis\Rplot.gpp.lit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Thesis\Rplot.gpp.lit1.tif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ins>
    </w:p>
    <w:p w14:paraId="6EEBC3CA" w14:textId="1C87C188" w:rsidR="00DB53DA" w:rsidRPr="00E97C61" w:rsidRDefault="004C6939">
      <w:pPr>
        <w:pStyle w:val="Caption"/>
        <w:rPr>
          <w:ins w:id="1167" w:author="Zach Lessig" w:date="2019-02-05T13:28:00Z"/>
          <w:rFonts w:ascii="Times New Roman" w:hAnsi="Times New Roman" w:cs="Times New Roman"/>
          <w:b w:val="0"/>
          <w:rPrChange w:id="1168" w:author="Zach Lessig" w:date="2019-02-08T12:55:00Z">
            <w:rPr>
              <w:ins w:id="1169" w:author="Zach Lessig" w:date="2019-02-05T13:28:00Z"/>
              <w:rFonts w:ascii="Times New Roman" w:hAnsi="Times New Roman" w:cs="Times New Roman"/>
              <w:b/>
            </w:rPr>
          </w:rPrChange>
        </w:rPr>
        <w:pPrChange w:id="1170" w:author="Zach Lessig" w:date="2019-02-08T12:58:00Z">
          <w:pPr>
            <w:spacing w:line="480" w:lineRule="auto"/>
          </w:pPr>
        </w:pPrChange>
      </w:pPr>
      <w:bookmarkStart w:id="1171" w:name="_Ref268558"/>
      <w:bookmarkStart w:id="1172" w:name="_Ref263995"/>
      <w:bookmarkStart w:id="1173" w:name="_Ref268541"/>
      <w:ins w:id="1174" w:author="Zach Lessig" w:date="2019-02-05T12:58:00Z">
        <w:r w:rsidRPr="00E97C61">
          <w:rPr>
            <w:rFonts w:ascii="Times New Roman" w:hAnsi="Times New Roman" w:cs="Times New Roman"/>
            <w:color w:val="auto"/>
            <w:sz w:val="24"/>
            <w:szCs w:val="24"/>
            <w:rPrChange w:id="1175" w:author="Zach Lessig" w:date="2019-02-08T12:55:00Z">
              <w:rPr>
                <w:b/>
                <w:bCs/>
              </w:rPr>
            </w:rPrChange>
          </w:rPr>
          <w:t xml:space="preserve">Figure </w:t>
        </w:r>
        <w:r w:rsidRPr="00E97C61">
          <w:rPr>
            <w:rFonts w:ascii="Times New Roman" w:hAnsi="Times New Roman" w:cs="Times New Roman"/>
            <w:color w:val="auto"/>
            <w:sz w:val="24"/>
            <w:szCs w:val="24"/>
            <w:rPrChange w:id="1176" w:author="Zach Lessig" w:date="2019-02-08T12:55:00Z">
              <w:rPr>
                <w:b/>
                <w:bCs/>
              </w:rPr>
            </w:rPrChange>
          </w:rPr>
          <w:fldChar w:fldCharType="begin"/>
        </w:r>
        <w:r w:rsidRPr="00E97C61">
          <w:rPr>
            <w:rFonts w:ascii="Times New Roman" w:hAnsi="Times New Roman" w:cs="Times New Roman"/>
            <w:color w:val="auto"/>
            <w:sz w:val="24"/>
            <w:szCs w:val="24"/>
            <w:rPrChange w:id="1177" w:author="Zach Lessig" w:date="2019-02-08T12:55:00Z">
              <w:rPr>
                <w:b/>
                <w:bCs/>
              </w:rPr>
            </w:rPrChange>
          </w:rPr>
          <w:instrText xml:space="preserve"> SEQ Figure \* ARABIC </w:instrText>
        </w:r>
      </w:ins>
      <w:r w:rsidRPr="00E97C61">
        <w:rPr>
          <w:rFonts w:ascii="Times New Roman" w:hAnsi="Times New Roman" w:cs="Times New Roman"/>
          <w:color w:val="auto"/>
          <w:sz w:val="24"/>
          <w:szCs w:val="24"/>
          <w:rPrChange w:id="1178" w:author="Zach Lessig" w:date="2019-02-08T12:55:00Z">
            <w:rPr>
              <w:b/>
              <w:bCs/>
            </w:rPr>
          </w:rPrChange>
        </w:rPr>
        <w:fldChar w:fldCharType="separate"/>
      </w:r>
      <w:ins w:id="1179" w:author="Zach Lessig" w:date="2019-02-07T12:01:00Z">
        <w:r w:rsidR="005C7538" w:rsidRPr="00E97C61">
          <w:rPr>
            <w:rFonts w:ascii="Times New Roman" w:hAnsi="Times New Roman" w:cs="Times New Roman"/>
            <w:noProof/>
            <w:color w:val="auto"/>
            <w:sz w:val="24"/>
            <w:szCs w:val="24"/>
            <w:rPrChange w:id="1180" w:author="Zach Lessig" w:date="2019-02-08T12:55:00Z">
              <w:rPr>
                <w:rFonts w:ascii="Times New Roman" w:hAnsi="Times New Roman" w:cs="Times New Roman"/>
                <w:b/>
                <w:bCs/>
                <w:noProof/>
              </w:rPr>
            </w:rPrChange>
          </w:rPr>
          <w:t>2</w:t>
        </w:r>
      </w:ins>
      <w:ins w:id="1181" w:author="Zach Lessig" w:date="2019-02-05T12:58:00Z">
        <w:r w:rsidRPr="00E97C61">
          <w:rPr>
            <w:rFonts w:ascii="Times New Roman" w:hAnsi="Times New Roman" w:cs="Times New Roman"/>
            <w:color w:val="auto"/>
            <w:sz w:val="24"/>
            <w:szCs w:val="24"/>
            <w:rPrChange w:id="1182" w:author="Zach Lessig" w:date="2019-02-08T12:55:00Z">
              <w:rPr>
                <w:b/>
                <w:bCs/>
              </w:rPr>
            </w:rPrChange>
          </w:rPr>
          <w:fldChar w:fldCharType="end"/>
        </w:r>
        <w:bookmarkEnd w:id="1171"/>
        <w:r w:rsidRPr="00E97C61">
          <w:rPr>
            <w:rFonts w:ascii="Times New Roman" w:hAnsi="Times New Roman" w:cs="Times New Roman"/>
            <w:color w:val="auto"/>
            <w:sz w:val="24"/>
            <w:szCs w:val="24"/>
            <w:rPrChange w:id="1183" w:author="Zach Lessig" w:date="2019-02-08T12:55:00Z">
              <w:rPr>
                <w:rFonts w:ascii="Times New Roman" w:hAnsi="Times New Roman" w:cs="Times New Roman"/>
                <w:b/>
                <w:bCs/>
              </w:rPr>
            </w:rPrChange>
          </w:rPr>
          <w:t>.</w:t>
        </w:r>
        <w:bookmarkEnd w:id="1172"/>
        <w:r w:rsidRPr="00E97C61">
          <w:rPr>
            <w:rFonts w:ascii="Times New Roman" w:hAnsi="Times New Roman" w:cs="Times New Roman"/>
            <w:color w:val="auto"/>
            <w:sz w:val="24"/>
            <w:szCs w:val="24"/>
            <w:rPrChange w:id="1184" w:author="Zach Lessig" w:date="2019-02-08T12:55:00Z">
              <w:rPr>
                <w:rFonts w:ascii="Times New Roman" w:hAnsi="Times New Roman" w:cs="Times New Roman"/>
                <w:b/>
                <w:bCs/>
              </w:rPr>
            </w:rPrChange>
          </w:rPr>
          <w:t xml:space="preserve"> </w:t>
        </w:r>
      </w:ins>
      <w:ins w:id="1185" w:author="Zach Lessig" w:date="2019-02-05T13:00:00Z">
        <w:r w:rsidRPr="00E97C61">
          <w:rPr>
            <w:rFonts w:ascii="Times New Roman" w:hAnsi="Times New Roman" w:cs="Times New Roman"/>
            <w:b w:val="0"/>
            <w:color w:val="auto"/>
            <w:sz w:val="24"/>
            <w:szCs w:val="24"/>
            <w:rPrChange w:id="1186" w:author="Zach Lessig" w:date="2019-02-08T12:55:00Z">
              <w:rPr>
                <w:rFonts w:ascii="Times New Roman" w:hAnsi="Times New Roman" w:cs="Times New Roman"/>
                <w:b/>
                <w:bCs/>
              </w:rPr>
            </w:rPrChange>
          </w:rPr>
          <w:t xml:space="preserve">Graph showing </w:t>
        </w:r>
      </w:ins>
      <w:ins w:id="1187" w:author="Zach Lessig" w:date="2019-02-05T13:01:00Z">
        <w:r w:rsidRPr="00E97C61">
          <w:rPr>
            <w:rFonts w:ascii="Times New Roman" w:hAnsi="Times New Roman" w:cs="Times New Roman"/>
            <w:b w:val="0"/>
            <w:color w:val="auto"/>
            <w:sz w:val="24"/>
            <w:szCs w:val="24"/>
            <w:rPrChange w:id="1188" w:author="Zach Lessig" w:date="2019-02-08T12:55:00Z">
              <w:rPr>
                <w:rFonts w:ascii="Times New Roman" w:hAnsi="Times New Roman" w:cs="Times New Roman"/>
                <w:b/>
                <w:bCs/>
              </w:rPr>
            </w:rPrChange>
          </w:rPr>
          <w:t xml:space="preserve">mean GPP values for all sites at </w:t>
        </w:r>
      </w:ins>
      <w:ins w:id="1189" w:author="Zach Lessig" w:date="2019-02-05T13:00:00Z">
        <w:r w:rsidRPr="00E97C61">
          <w:rPr>
            <w:rFonts w:ascii="Times New Roman" w:hAnsi="Times New Roman" w:cs="Times New Roman"/>
            <w:b w:val="0"/>
            <w:color w:val="auto"/>
            <w:sz w:val="24"/>
            <w:szCs w:val="24"/>
            <w:rPrChange w:id="1190" w:author="Zach Lessig" w:date="2019-02-08T12:55:00Z">
              <w:rPr>
                <w:rFonts w:ascii="Times New Roman" w:hAnsi="Times New Roman" w:cs="Times New Roman"/>
                <w:b/>
                <w:bCs/>
              </w:rPr>
            </w:rPrChange>
          </w:rPr>
          <w:t>consecutive</w:t>
        </w:r>
      </w:ins>
      <w:ins w:id="1191" w:author="Zach Lessig" w:date="2019-02-05T13:02:00Z">
        <w:r w:rsidRPr="00E97C61">
          <w:rPr>
            <w:rFonts w:ascii="Times New Roman" w:hAnsi="Times New Roman" w:cs="Times New Roman"/>
            <w:b w:val="0"/>
            <w:color w:val="auto"/>
            <w:sz w:val="24"/>
            <w:szCs w:val="24"/>
            <w:rPrChange w:id="1192" w:author="Zach Lessig" w:date="2019-02-08T12:55:00Z">
              <w:rPr>
                <w:rFonts w:ascii="Times New Roman" w:hAnsi="Times New Roman" w:cs="Times New Roman"/>
                <w:b/>
                <w:bCs/>
              </w:rPr>
            </w:rPrChange>
          </w:rPr>
          <w:t xml:space="preserve"> sampling periods, error bars represent standard error</w:t>
        </w:r>
      </w:ins>
      <w:ins w:id="1193" w:author="Zach Lessig" w:date="2019-02-05T13:05:00Z">
        <w:r w:rsidRPr="00E97C61">
          <w:rPr>
            <w:rFonts w:ascii="Times New Roman" w:hAnsi="Times New Roman" w:cs="Times New Roman"/>
            <w:b w:val="0"/>
            <w:color w:val="auto"/>
            <w:sz w:val="24"/>
            <w:szCs w:val="24"/>
            <w:rPrChange w:id="1194" w:author="Zach Lessig" w:date="2019-02-08T12:55:00Z">
              <w:rPr>
                <w:rFonts w:ascii="Times New Roman" w:hAnsi="Times New Roman" w:cs="Times New Roman"/>
                <w:bCs/>
              </w:rPr>
            </w:rPrChange>
          </w:rPr>
          <w:t xml:space="preserve"> and letters above bars represent Tukey</w:t>
        </w:r>
      </w:ins>
      <w:ins w:id="1195" w:author="Zach Lessig" w:date="2019-02-05T13:06:00Z">
        <w:r w:rsidRPr="00E97C61">
          <w:rPr>
            <w:rFonts w:ascii="Times New Roman" w:hAnsi="Times New Roman" w:cs="Times New Roman"/>
            <w:b w:val="0"/>
            <w:color w:val="auto"/>
            <w:sz w:val="24"/>
            <w:szCs w:val="24"/>
            <w:rPrChange w:id="1196" w:author="Zach Lessig" w:date="2019-02-08T12:55:00Z">
              <w:rPr>
                <w:rFonts w:ascii="Times New Roman" w:hAnsi="Times New Roman" w:cs="Times New Roman"/>
                <w:bCs/>
              </w:rPr>
            </w:rPrChange>
          </w:rPr>
          <w:t>’s honest signific</w:t>
        </w:r>
        <w:r w:rsidR="00863AFC" w:rsidRPr="00E97C61">
          <w:rPr>
            <w:rFonts w:ascii="Times New Roman" w:hAnsi="Times New Roman" w:cs="Times New Roman"/>
            <w:b w:val="0"/>
            <w:color w:val="auto"/>
            <w:sz w:val="24"/>
            <w:szCs w:val="24"/>
            <w:rPrChange w:id="1197" w:author="Zach Lessig" w:date="2019-02-08T12:55:00Z">
              <w:rPr>
                <w:rFonts w:ascii="Times New Roman" w:hAnsi="Times New Roman" w:cs="Times New Roman"/>
                <w:bCs/>
              </w:rPr>
            </w:rPrChange>
          </w:rPr>
          <w:t>ant difference categories at</w:t>
        </w:r>
        <w:r w:rsidRPr="00E97C61">
          <w:rPr>
            <w:rFonts w:ascii="Times New Roman" w:hAnsi="Times New Roman" w:cs="Times New Roman"/>
            <w:b w:val="0"/>
            <w:color w:val="auto"/>
            <w:sz w:val="24"/>
            <w:szCs w:val="24"/>
            <w:rPrChange w:id="1198" w:author="Zach Lessig" w:date="2019-02-08T12:55:00Z">
              <w:rPr>
                <w:rFonts w:ascii="Times New Roman" w:hAnsi="Times New Roman" w:cs="Times New Roman"/>
                <w:bCs/>
              </w:rPr>
            </w:rPrChange>
          </w:rPr>
          <w:t xml:space="preserve"> </w:t>
        </w:r>
      </w:ins>
      <w:ins w:id="1199" w:author="Zach Lessig" w:date="2019-02-05T13:07:00Z">
        <w:r w:rsidRPr="00E97C61">
          <w:rPr>
            <w:rFonts w:ascii="Times New Roman" w:hAnsi="Times New Roman" w:cs="Times New Roman"/>
            <w:b w:val="0"/>
            <w:color w:val="auto"/>
            <w:sz w:val="24"/>
            <w:szCs w:val="24"/>
            <w:rPrChange w:id="1200" w:author="Zach Lessig" w:date="2019-02-08T12:55:00Z">
              <w:rPr>
                <w:rFonts w:ascii="Times New Roman" w:hAnsi="Times New Roman" w:cs="Times New Roman"/>
                <w:bCs/>
              </w:rPr>
            </w:rPrChange>
          </w:rPr>
          <w:t>p</w:t>
        </w:r>
      </w:ins>
      <w:ins w:id="1201" w:author="Zach Lessig" w:date="2019-02-06T10:34:00Z">
        <w:r w:rsidR="00064FD8" w:rsidRPr="00E97C61">
          <w:rPr>
            <w:rFonts w:ascii="Times New Roman" w:hAnsi="Times New Roman" w:cs="Times New Roman"/>
            <w:b w:val="0"/>
            <w:color w:val="auto"/>
            <w:sz w:val="24"/>
            <w:szCs w:val="24"/>
            <w:rPrChange w:id="1202" w:author="Zach Lessig" w:date="2019-02-08T12:55:00Z">
              <w:rPr>
                <w:rFonts w:ascii="Times New Roman" w:hAnsi="Times New Roman" w:cs="Times New Roman"/>
                <w:bCs/>
              </w:rPr>
            </w:rPrChange>
          </w:rPr>
          <w:t>= 0.020</w:t>
        </w:r>
      </w:ins>
      <w:ins w:id="1203" w:author="Zach Lessig" w:date="2019-02-06T11:15:00Z">
        <w:r w:rsidR="00863AFC" w:rsidRPr="00E97C61">
          <w:rPr>
            <w:rFonts w:ascii="Times New Roman" w:hAnsi="Times New Roman" w:cs="Times New Roman"/>
            <w:b w:val="0"/>
            <w:color w:val="auto"/>
            <w:sz w:val="24"/>
            <w:szCs w:val="24"/>
            <w:rPrChange w:id="1204" w:author="Zach Lessig" w:date="2019-02-08T12:55:00Z">
              <w:rPr>
                <w:rFonts w:ascii="Times New Roman" w:hAnsi="Times New Roman" w:cs="Times New Roman"/>
                <w:bCs/>
              </w:rPr>
            </w:rPrChange>
          </w:rPr>
          <w:t xml:space="preserve"> while the model p&lt;</w:t>
        </w:r>
      </w:ins>
      <w:ins w:id="1205" w:author="Zach Lessig" w:date="2019-02-06T11:16:00Z">
        <w:r w:rsidR="00863AFC" w:rsidRPr="00E97C61">
          <w:rPr>
            <w:rFonts w:ascii="Times New Roman" w:hAnsi="Times New Roman" w:cs="Times New Roman"/>
            <w:b w:val="0"/>
            <w:color w:val="auto"/>
            <w:sz w:val="24"/>
            <w:szCs w:val="24"/>
            <w:rPrChange w:id="1206" w:author="Zach Lessig" w:date="2019-02-08T12:55:00Z">
              <w:rPr>
                <w:rFonts w:ascii="Times New Roman" w:hAnsi="Times New Roman" w:cs="Times New Roman"/>
                <w:bCs/>
              </w:rPr>
            </w:rPrChange>
          </w:rPr>
          <w:t xml:space="preserve"> </w:t>
        </w:r>
      </w:ins>
      <w:ins w:id="1207" w:author="Zach Lessig" w:date="2019-02-06T11:15:00Z">
        <w:r w:rsidR="00863AFC" w:rsidRPr="00E97C61">
          <w:rPr>
            <w:rFonts w:ascii="Times New Roman" w:hAnsi="Times New Roman" w:cs="Times New Roman"/>
            <w:b w:val="0"/>
            <w:color w:val="auto"/>
            <w:sz w:val="24"/>
            <w:szCs w:val="24"/>
            <w:rPrChange w:id="1208" w:author="Zach Lessig" w:date="2019-02-08T12:55:00Z">
              <w:rPr>
                <w:rFonts w:ascii="Times New Roman" w:hAnsi="Times New Roman" w:cs="Times New Roman"/>
                <w:bCs/>
              </w:rPr>
            </w:rPrChange>
          </w:rPr>
          <w:t>0.0001 indicates the significance of sampling period for the GPP model</w:t>
        </w:r>
      </w:ins>
      <w:ins w:id="1209" w:author="Zach Lessig" w:date="2019-02-05T13:02:00Z">
        <w:r w:rsidRPr="00E97C61">
          <w:rPr>
            <w:rFonts w:ascii="Times New Roman" w:hAnsi="Times New Roman" w:cs="Times New Roman"/>
            <w:b w:val="0"/>
            <w:color w:val="auto"/>
            <w:sz w:val="24"/>
            <w:szCs w:val="24"/>
            <w:rPrChange w:id="1210" w:author="Zach Lessig" w:date="2019-02-08T12:55:00Z">
              <w:rPr>
                <w:rFonts w:ascii="Times New Roman" w:hAnsi="Times New Roman" w:cs="Times New Roman"/>
                <w:b/>
                <w:bCs/>
              </w:rPr>
            </w:rPrChange>
          </w:rPr>
          <w:t>.</w:t>
        </w:r>
      </w:ins>
      <w:bookmarkEnd w:id="1173"/>
    </w:p>
    <w:p w14:paraId="068AAA02" w14:textId="147920D0" w:rsidR="00A24302" w:rsidRPr="00E97C61" w:rsidRDefault="00DB53DA">
      <w:pPr>
        <w:spacing w:line="480" w:lineRule="auto"/>
        <w:rPr>
          <w:ins w:id="1211" w:author="Zach Lessig" w:date="2019-02-07T13:56:00Z"/>
          <w:rFonts w:ascii="Times New Roman" w:hAnsi="Times New Roman" w:cs="Times New Roman"/>
        </w:rPr>
      </w:pPr>
      <w:ins w:id="1212" w:author="Zach Lessig" w:date="2019-02-05T13:29:00Z">
        <w:r w:rsidRPr="00E97C61">
          <w:rPr>
            <w:rFonts w:ascii="Times New Roman" w:hAnsi="Times New Roman" w:cs="Times New Roman"/>
          </w:rPr>
          <w:tab/>
        </w:r>
      </w:ins>
      <w:ins w:id="1213" w:author="Zach Lessig" w:date="2019-02-05T13:31:00Z">
        <w:r w:rsidRPr="00E97C61">
          <w:rPr>
            <w:rFonts w:ascii="Times New Roman" w:hAnsi="Times New Roman" w:cs="Times New Roman"/>
          </w:rPr>
          <w:t xml:space="preserve">The model </w:t>
        </w:r>
      </w:ins>
      <w:ins w:id="1214" w:author="Zach Lessig" w:date="2019-02-05T13:30:00Z">
        <w:r w:rsidRPr="00E97C61">
          <w:rPr>
            <w:rFonts w:ascii="Times New Roman" w:hAnsi="Times New Roman" w:cs="Times New Roman"/>
          </w:rPr>
          <w:t>I determined for GPP</w:t>
        </w:r>
      </w:ins>
      <w:ins w:id="1215" w:author="Zach Lessig" w:date="2019-02-05T13:38:00Z">
        <w:r w:rsidR="00F3142F" w:rsidRPr="00E97C61">
          <w:rPr>
            <w:rFonts w:ascii="Times New Roman" w:hAnsi="Times New Roman" w:cs="Times New Roman"/>
          </w:rPr>
          <w:t xml:space="preserve"> was a linear mixed effects model</w:t>
        </w:r>
      </w:ins>
      <w:ins w:id="1216" w:author="Zach Lessig" w:date="2019-02-05T13:39:00Z">
        <w:r w:rsidR="00F3142F" w:rsidRPr="00E97C61">
          <w:rPr>
            <w:rFonts w:ascii="Times New Roman" w:hAnsi="Times New Roman" w:cs="Times New Roman"/>
          </w:rPr>
          <w:t xml:space="preserve"> with</w:t>
        </w:r>
      </w:ins>
      <w:ins w:id="1217" w:author="Zach Lessig" w:date="2019-02-05T13:35:00Z">
        <w:r w:rsidR="00F3142F" w:rsidRPr="00E97C61">
          <w:rPr>
            <w:rFonts w:ascii="Times New Roman" w:hAnsi="Times New Roman" w:cs="Times New Roman"/>
          </w:rPr>
          <w:t xml:space="preserve"> a </w:t>
        </w:r>
        <w:r w:rsidRPr="00E97C61">
          <w:rPr>
            <w:rFonts w:ascii="Times New Roman" w:hAnsi="Times New Roman" w:cs="Times New Roman"/>
          </w:rPr>
          <w:t>square root of a log</w:t>
        </w:r>
      </w:ins>
      <w:ins w:id="1218" w:author="Zach Lessig" w:date="2019-02-05T13:39:00Z">
        <w:r w:rsidR="00F3142F" w:rsidRPr="00E97C61">
          <w:rPr>
            <w:rFonts w:ascii="Times New Roman" w:hAnsi="Times New Roman" w:cs="Times New Roman"/>
          </w:rPr>
          <w:t xml:space="preserve"> transformation </w:t>
        </w:r>
      </w:ins>
      <w:ins w:id="1219" w:author="Zach Lessig" w:date="2019-02-06T09:57:00Z">
        <w:r w:rsidR="003B13AB" w:rsidRPr="00E97C61">
          <w:rPr>
            <w:rFonts w:ascii="Times New Roman" w:hAnsi="Times New Roman" w:cs="Times New Roman"/>
          </w:rPr>
          <w:t>with site as a random effect</w:t>
        </w:r>
      </w:ins>
      <w:ins w:id="1220" w:author="Zach Lessig" w:date="2019-02-05T13:39:00Z">
        <w:r w:rsidR="007645E4" w:rsidRPr="00E97C61">
          <w:rPr>
            <w:rFonts w:ascii="Times New Roman" w:hAnsi="Times New Roman" w:cs="Times New Roman"/>
          </w:rPr>
          <w:t>.  The main effects</w:t>
        </w:r>
        <w:r w:rsidR="00F3142F" w:rsidRPr="00E97C61">
          <w:rPr>
            <w:rFonts w:ascii="Times New Roman" w:hAnsi="Times New Roman" w:cs="Times New Roman"/>
          </w:rPr>
          <w:t xml:space="preserve"> were </w:t>
        </w:r>
      </w:ins>
      <w:ins w:id="1221" w:author="Zach Lessig" w:date="2019-02-05T13:43:00Z">
        <w:r w:rsidR="00F3142F" w:rsidRPr="00E97C61">
          <w:rPr>
            <w:rFonts w:ascii="Times New Roman" w:hAnsi="Times New Roman" w:cs="Times New Roman"/>
          </w:rPr>
          <w:t xml:space="preserve">determined to be </w:t>
        </w:r>
      </w:ins>
      <w:ins w:id="1222" w:author="Zach Lessig" w:date="2019-02-05T13:39:00Z">
        <w:r w:rsidR="00F3142F" w:rsidRPr="00E97C61">
          <w:rPr>
            <w:rFonts w:ascii="Times New Roman" w:hAnsi="Times New Roman" w:cs="Times New Roman"/>
          </w:rPr>
          <w:t>sampling period</w:t>
        </w:r>
      </w:ins>
      <w:ins w:id="1223" w:author="Zach Lessig" w:date="2019-02-06T10:21:00Z">
        <w:r w:rsidR="004B651E" w:rsidRPr="00E97C61">
          <w:rPr>
            <w:rFonts w:ascii="Times New Roman" w:hAnsi="Times New Roman" w:cs="Times New Roman"/>
          </w:rPr>
          <w:t xml:space="preserve"> </w:t>
        </w:r>
      </w:ins>
      <w:ins w:id="1224" w:author="Zach Lessig" w:date="2019-02-06T10:20:00Z">
        <w:r w:rsidR="004B651E" w:rsidRPr="00E97C61">
          <w:rPr>
            <w:rFonts w:ascii="Times New Roman" w:hAnsi="Times New Roman" w:cs="Times New Roman"/>
          </w:rPr>
          <w:t>(</w:t>
        </w:r>
        <w:r w:rsidR="004B651E" w:rsidRPr="00E97C61">
          <w:rPr>
            <w:rFonts w:ascii="Times New Roman" w:hAnsi="Times New Roman" w:cs="Times New Roman"/>
            <w:rPrChange w:id="1225" w:author="Zach Lessig" w:date="2019-02-08T12:55:00Z">
              <w:rPr>
                <w:rFonts w:ascii="Times New Roman" w:hAnsi="Times New Roman" w:cs="Times New Roman"/>
              </w:rPr>
            </w:rPrChange>
          </w:rPr>
          <w:fldChar w:fldCharType="begin"/>
        </w:r>
        <w:r w:rsidR="004B651E" w:rsidRPr="00E97C61">
          <w:rPr>
            <w:rFonts w:ascii="Times New Roman" w:hAnsi="Times New Roman" w:cs="Times New Roman"/>
          </w:rPr>
          <w:instrText xml:space="preserve"> REF _Ref268558 \h  \* MERGEFORMAT </w:instrText>
        </w:r>
      </w:ins>
      <w:r w:rsidR="004B651E" w:rsidRPr="00E97C61">
        <w:rPr>
          <w:rFonts w:ascii="Times New Roman" w:hAnsi="Times New Roman" w:cs="Times New Roman"/>
          <w:rPrChange w:id="1226" w:author="Zach Lessig" w:date="2019-02-08T12:55:00Z">
            <w:rPr>
              <w:rFonts w:ascii="Times New Roman" w:hAnsi="Times New Roman" w:cs="Times New Roman"/>
            </w:rPr>
          </w:rPrChange>
        </w:rPr>
      </w:r>
      <w:ins w:id="1227" w:author="Zach Lessig" w:date="2019-02-06T10:20:00Z">
        <w:r w:rsidR="004B651E" w:rsidRPr="00E97C61">
          <w:rPr>
            <w:rFonts w:ascii="Times New Roman" w:hAnsi="Times New Roman" w:cs="Times New Roman"/>
            <w:rPrChange w:id="1228" w:author="Zach Lessig" w:date="2019-02-08T12:55:00Z">
              <w:rPr>
                <w:rFonts w:ascii="Times New Roman" w:hAnsi="Times New Roman" w:cs="Times New Roman"/>
              </w:rPr>
            </w:rPrChange>
          </w:rPr>
          <w:fldChar w:fldCharType="separate"/>
        </w:r>
        <w:r w:rsidR="004B651E" w:rsidRPr="00E97C61">
          <w:rPr>
            <w:rFonts w:ascii="Times New Roman" w:hAnsi="Times New Roman" w:cs="Times New Roman"/>
          </w:rPr>
          <w:t xml:space="preserve">Figure </w:t>
        </w:r>
        <w:r w:rsidR="004B651E" w:rsidRPr="00E97C61">
          <w:rPr>
            <w:rFonts w:ascii="Times New Roman" w:hAnsi="Times New Roman" w:cs="Times New Roman"/>
            <w:noProof/>
          </w:rPr>
          <w:t>2</w:t>
        </w:r>
        <w:r w:rsidR="004B651E" w:rsidRPr="00E97C61">
          <w:rPr>
            <w:rFonts w:ascii="Times New Roman" w:hAnsi="Times New Roman" w:cs="Times New Roman"/>
            <w:rPrChange w:id="1229" w:author="Zach Lessig" w:date="2019-02-08T12:55:00Z">
              <w:rPr>
                <w:rFonts w:ascii="Times New Roman" w:hAnsi="Times New Roman" w:cs="Times New Roman"/>
              </w:rPr>
            </w:rPrChange>
          </w:rPr>
          <w:fldChar w:fldCharType="end"/>
        </w:r>
        <w:r w:rsidR="004B651E" w:rsidRPr="00E97C61">
          <w:rPr>
            <w:rFonts w:ascii="Times New Roman" w:hAnsi="Times New Roman" w:cs="Times New Roman"/>
          </w:rPr>
          <w:t>)</w:t>
        </w:r>
      </w:ins>
      <w:ins w:id="1230" w:author="Zach Lessig" w:date="2019-02-05T13:39:00Z">
        <w:r w:rsidR="00F3142F" w:rsidRPr="00E97C61">
          <w:rPr>
            <w:rFonts w:ascii="Times New Roman" w:hAnsi="Times New Roman" w:cs="Times New Roman"/>
          </w:rPr>
          <w:t xml:space="preserve"> and depth</w:t>
        </w:r>
      </w:ins>
      <w:ins w:id="1231" w:author="Zach Lessig" w:date="2019-02-05T14:12:00Z">
        <w:r w:rsidR="00625505" w:rsidRPr="00E97C61">
          <w:rPr>
            <w:rFonts w:ascii="Times New Roman" w:hAnsi="Times New Roman" w:cs="Times New Roman"/>
          </w:rPr>
          <w:t xml:space="preserve"> </w:t>
        </w:r>
      </w:ins>
      <w:ins w:id="1232" w:author="Zach Lessig" w:date="2019-02-06T10:20:00Z">
        <w:r w:rsidR="004B651E" w:rsidRPr="00E97C61">
          <w:rPr>
            <w:rFonts w:ascii="Times New Roman" w:hAnsi="Times New Roman" w:cs="Times New Roman"/>
          </w:rPr>
          <w:t>(</w:t>
        </w:r>
        <w:r w:rsidR="004B651E" w:rsidRPr="00E97C61">
          <w:rPr>
            <w:rFonts w:ascii="Times New Roman" w:hAnsi="Times New Roman" w:cs="Times New Roman"/>
            <w:rPrChange w:id="1233" w:author="Zach Lessig" w:date="2019-02-08T12:55:00Z">
              <w:rPr>
                <w:rFonts w:ascii="Times New Roman" w:hAnsi="Times New Roman" w:cs="Times New Roman"/>
              </w:rPr>
            </w:rPrChange>
          </w:rPr>
          <w:fldChar w:fldCharType="begin"/>
        </w:r>
        <w:r w:rsidR="004B651E" w:rsidRPr="00E97C61">
          <w:rPr>
            <w:rFonts w:ascii="Times New Roman" w:hAnsi="Times New Roman" w:cs="Times New Roman"/>
          </w:rPr>
          <w:instrText xml:space="preserve"> REF _Ref268561 \h  \* MERGEFORMAT </w:instrText>
        </w:r>
      </w:ins>
      <w:r w:rsidR="004B651E" w:rsidRPr="00E97C61">
        <w:rPr>
          <w:rFonts w:ascii="Times New Roman" w:hAnsi="Times New Roman" w:cs="Times New Roman"/>
          <w:rPrChange w:id="1234" w:author="Zach Lessig" w:date="2019-02-08T12:55:00Z">
            <w:rPr>
              <w:rFonts w:ascii="Times New Roman" w:hAnsi="Times New Roman" w:cs="Times New Roman"/>
            </w:rPr>
          </w:rPrChange>
        </w:rPr>
      </w:r>
      <w:ins w:id="1235" w:author="Zach Lessig" w:date="2019-02-06T10:20:00Z">
        <w:r w:rsidR="004B651E" w:rsidRPr="00E97C61">
          <w:rPr>
            <w:rFonts w:ascii="Times New Roman" w:hAnsi="Times New Roman" w:cs="Times New Roman"/>
            <w:rPrChange w:id="1236" w:author="Zach Lessig" w:date="2019-02-08T12:55:00Z">
              <w:rPr>
                <w:rFonts w:ascii="Times New Roman" w:hAnsi="Times New Roman" w:cs="Times New Roman"/>
              </w:rPr>
            </w:rPrChange>
          </w:rPr>
          <w:fldChar w:fldCharType="separate"/>
        </w:r>
        <w:r w:rsidR="004B651E" w:rsidRPr="00E97C61">
          <w:rPr>
            <w:rFonts w:ascii="Times New Roman" w:hAnsi="Times New Roman" w:cs="Times New Roman"/>
          </w:rPr>
          <w:t xml:space="preserve">Figure </w:t>
        </w:r>
        <w:r w:rsidR="004B651E" w:rsidRPr="00E97C61">
          <w:rPr>
            <w:rFonts w:ascii="Times New Roman" w:hAnsi="Times New Roman" w:cs="Times New Roman"/>
            <w:noProof/>
          </w:rPr>
          <w:t>3</w:t>
        </w:r>
        <w:r w:rsidR="004B651E" w:rsidRPr="00E97C61">
          <w:rPr>
            <w:rFonts w:ascii="Times New Roman" w:hAnsi="Times New Roman" w:cs="Times New Roman"/>
            <w:rPrChange w:id="1237" w:author="Zach Lessig" w:date="2019-02-08T12:55:00Z">
              <w:rPr>
                <w:rFonts w:ascii="Times New Roman" w:hAnsi="Times New Roman" w:cs="Times New Roman"/>
              </w:rPr>
            </w:rPrChange>
          </w:rPr>
          <w:fldChar w:fldCharType="end"/>
        </w:r>
        <w:r w:rsidR="004B651E" w:rsidRPr="00E97C61">
          <w:rPr>
            <w:rFonts w:ascii="Times New Roman" w:hAnsi="Times New Roman" w:cs="Times New Roman"/>
          </w:rPr>
          <w:t xml:space="preserve">) </w:t>
        </w:r>
      </w:ins>
      <w:ins w:id="1238" w:author="Zach Lessig" w:date="2019-02-05T14:12:00Z">
        <w:r w:rsidR="00625505" w:rsidRPr="00E97C61">
          <w:rPr>
            <w:rFonts w:ascii="Times New Roman" w:hAnsi="Times New Roman" w:cs="Times New Roman"/>
          </w:rPr>
          <w:t>both with</w:t>
        </w:r>
      </w:ins>
      <w:ins w:id="1239" w:author="Zach Lessig" w:date="2019-02-05T14:13:00Z">
        <w:r w:rsidR="00C366F9" w:rsidRPr="00E97C61">
          <w:rPr>
            <w:rFonts w:ascii="Times New Roman" w:hAnsi="Times New Roman" w:cs="Times New Roman"/>
          </w:rPr>
          <w:t xml:space="preserve"> a</w:t>
        </w:r>
      </w:ins>
      <w:ins w:id="1240" w:author="Zach Lessig" w:date="2019-02-05T14:14:00Z">
        <w:r w:rsidR="00C366F9" w:rsidRPr="00E97C61">
          <w:rPr>
            <w:rFonts w:ascii="Times New Roman" w:hAnsi="Times New Roman" w:cs="Times New Roman"/>
          </w:rPr>
          <w:t xml:space="preserve"> model</w:t>
        </w:r>
      </w:ins>
      <w:ins w:id="1241" w:author="Zach Lessig" w:date="2019-02-05T14:12:00Z">
        <w:r w:rsidR="00625505" w:rsidRPr="00E97C61">
          <w:rPr>
            <w:rFonts w:ascii="Times New Roman" w:hAnsi="Times New Roman" w:cs="Times New Roman"/>
          </w:rPr>
          <w:t xml:space="preserve"> p-value&lt;&lt;</w:t>
        </w:r>
        <w:r w:rsidR="00C366F9" w:rsidRPr="00E97C61">
          <w:rPr>
            <w:rFonts w:ascii="Times New Roman" w:hAnsi="Times New Roman" w:cs="Times New Roman"/>
          </w:rPr>
          <w:t>0</w:t>
        </w:r>
        <w:r w:rsidR="00625505" w:rsidRPr="00E97C61">
          <w:rPr>
            <w:rFonts w:ascii="Times New Roman" w:hAnsi="Times New Roman" w:cs="Times New Roman"/>
          </w:rPr>
          <w:t>.05</w:t>
        </w:r>
      </w:ins>
      <w:ins w:id="1242" w:author="Zach Lessig" w:date="2019-02-05T14:14:00Z">
        <w:r w:rsidR="004B651E" w:rsidRPr="00E97C61">
          <w:rPr>
            <w:rFonts w:ascii="Times New Roman" w:hAnsi="Times New Roman" w:cs="Times New Roman"/>
          </w:rPr>
          <w:t>.</w:t>
        </w:r>
      </w:ins>
      <w:ins w:id="1243" w:author="Zach Lessig" w:date="2019-02-06T10:48:00Z">
        <w:r w:rsidR="00A24302" w:rsidRPr="00E97C61">
          <w:rPr>
            <w:rFonts w:ascii="Times New Roman" w:hAnsi="Times New Roman" w:cs="Times New Roman"/>
          </w:rPr>
          <w:t xml:space="preserve">  GPP did not appear to be related to daily amounts of light (PAR) or concentrations of nutrients (DOC, DIN, SRP) or was weakly negatively associated. </w:t>
        </w:r>
      </w:ins>
    </w:p>
    <w:p w14:paraId="05EC8590" w14:textId="740C0CC9" w:rsidR="001562DC" w:rsidRPr="00E97C61" w:rsidRDefault="008560A5">
      <w:pPr>
        <w:spacing w:line="480" w:lineRule="auto"/>
        <w:rPr>
          <w:ins w:id="1244" w:author="Zach Lessig" w:date="2019-02-06T10:48:00Z"/>
          <w:rFonts w:ascii="Times New Roman" w:hAnsi="Times New Roman" w:cs="Times New Roman"/>
        </w:rPr>
      </w:pPr>
      <m:oMathPara>
        <m:oMath>
          <m:r>
            <w:ins w:id="1245" w:author="Zach Lessig" w:date="2019-02-07T13:58:00Z">
              <m:rPr>
                <m:sty m:val="p"/>
              </m:rPr>
              <w:rPr>
                <w:rFonts w:ascii="Cambria Math" w:eastAsiaTheme="minorEastAsia" w:hAnsi="Cambria Math" w:cs="Times New Roman"/>
                <w:rPrChange w:id="1246" w:author="Zach Lessig" w:date="2019-02-08T12:55:00Z">
                  <w:rPr>
                    <w:rFonts w:ascii="Cambria Math" w:eastAsiaTheme="minorEastAsia" w:hAnsi="Cambria Math" w:cs="Times New Roman"/>
                  </w:rPr>
                </w:rPrChange>
              </w:rPr>
              <m:t xml:space="preserve">LME: </m:t>
            </w:ins>
          </m:r>
          <m:rad>
            <m:radPr>
              <m:degHide m:val="1"/>
              <m:ctrlPr>
                <w:ins w:id="1247" w:author="Zach Lessig" w:date="2019-02-07T13:57:00Z">
                  <w:rPr>
                    <w:rFonts w:ascii="Cambria Math" w:hAnsi="Cambria Math" w:cs="Times New Roman"/>
                    <w:i/>
                  </w:rPr>
                </w:ins>
              </m:ctrlPr>
            </m:radPr>
            <m:deg/>
            <m:e>
              <m:func>
                <m:funcPr>
                  <m:ctrlPr>
                    <w:rPr>
                      <w:rFonts w:ascii="Cambria Math" w:hAnsi="Cambria Math" w:cs="Times New Roman"/>
                    </w:rPr>
                  </m:ctrlPr>
                </m:funcPr>
                <m:fName>
                  <m:r>
                    <w:rPr>
                      <w:rFonts w:ascii="Cambria Math" w:hAnsi="Cambria Math" w:cs="Times New Roman"/>
                      <w:rPrChange w:id="1248" w:author="Zach Lessig" w:date="2019-02-08T12:55:00Z">
                        <w:rPr>
                          <w:rFonts w:ascii="Cambria Math" w:hAnsi="Cambria Math" w:cs="Times New Roman"/>
                        </w:rPr>
                      </w:rPrChange>
                    </w:rPr>
                    <m:t>ln</m:t>
                  </m:r>
                </m:fName>
                <m:e>
                  <m:r>
                    <w:ins w:id="1249" w:author="Zach Lessig" w:date="2019-02-07T14:00:00Z">
                      <w:rPr>
                        <w:rFonts w:ascii="Cambria Math" w:hAnsi="Cambria Math" w:cs="Times New Roman"/>
                        <w:rPrChange w:id="1250" w:author="Zach Lessig" w:date="2019-02-08T12:55:00Z">
                          <w:rPr>
                            <w:rFonts w:ascii="Cambria Math" w:hAnsi="Cambria Math" w:cs="Times New Roman"/>
                          </w:rPr>
                        </w:rPrChange>
                      </w:rPr>
                      <m:t>(</m:t>
                    </w:ins>
                  </m:r>
                  <m:func>
                    <m:funcPr>
                      <m:ctrlPr>
                        <w:del w:id="1251" w:author="Zach Lessig" w:date="2019-02-07T14:00:00Z">
                          <w:rPr>
                            <w:rFonts w:ascii="Cambria Math" w:hAnsi="Cambria Math" w:cs="Times New Roman"/>
                          </w:rPr>
                        </w:del>
                      </m:ctrlPr>
                    </m:funcPr>
                    <m:fName/>
                    <m:e>
                      <m:r>
                        <w:ins w:id="1252" w:author="Zach Lessig" w:date="2019-02-07T13:57:00Z">
                          <m:rPr>
                            <m:sty m:val="p"/>
                          </m:rPr>
                          <w:rPr>
                            <w:rFonts w:ascii="Cambria Math" w:hAnsi="Cambria Math" w:cs="Times New Roman"/>
                            <w:rPrChange w:id="1253" w:author="Zach Lessig" w:date="2019-02-08T12:55:00Z">
                              <w:rPr>
                                <w:rFonts w:ascii="Cambria Math" w:hAnsi="Cambria Math" w:cs="Times New Roman"/>
                              </w:rPr>
                            </w:rPrChange>
                          </w:rPr>
                          <m:t>GPP</m:t>
                        </w:ins>
                      </m:r>
                      <m:r>
                        <w:ins w:id="1254" w:author="Zach Lessig" w:date="2019-02-07T14:00:00Z">
                          <m:rPr>
                            <m:sty m:val="p"/>
                          </m:rPr>
                          <w:rPr>
                            <w:rFonts w:ascii="Cambria Math" w:hAnsi="Cambria Math" w:cs="Times New Roman"/>
                            <w:rPrChange w:id="1255" w:author="Zach Lessig" w:date="2019-02-08T12:55:00Z">
                              <w:rPr>
                                <w:rFonts w:ascii="Cambria Math" w:hAnsi="Cambria Math" w:cs="Times New Roman"/>
                              </w:rPr>
                            </w:rPrChange>
                          </w:rPr>
                          <m:t>)</m:t>
                        </w:ins>
                      </m:r>
                    </m:e>
                  </m:func>
                </m:e>
              </m:func>
            </m:e>
          </m:rad>
          <m:r>
            <w:ins w:id="1256" w:author="Zach Lessig" w:date="2019-02-07T13:59:00Z">
              <w:rPr>
                <w:rFonts w:ascii="Cambria Math" w:hAnsi="Cambria Math" w:cs="Times New Roman"/>
                <w:rPrChange w:id="1257" w:author="Zach Lessig" w:date="2019-02-08T12:55:00Z">
                  <w:rPr>
                    <w:rFonts w:ascii="Cambria Math" w:hAnsi="Cambria Math" w:cs="Times New Roman"/>
                  </w:rPr>
                </w:rPrChange>
              </w:rPr>
              <m:t xml:space="preserve"> </m:t>
            </w:ins>
          </m:r>
          <m:r>
            <w:ins w:id="1258" w:author="Zach Lessig" w:date="2019-02-07T13:58:00Z">
              <w:rPr>
                <w:rFonts w:ascii="Cambria Math" w:hAnsi="Cambria Math" w:cs="Times New Roman"/>
                <w:rPrChange w:id="1259" w:author="Zach Lessig" w:date="2019-02-08T12:55:00Z">
                  <w:rPr>
                    <w:rFonts w:ascii="Cambria Math" w:hAnsi="Cambria Math" w:cs="Times New Roman"/>
                  </w:rPr>
                </w:rPrChange>
              </w:rPr>
              <m:t>~</m:t>
            </w:ins>
          </m:r>
          <m:r>
            <w:ins w:id="1260" w:author="Zach Lessig" w:date="2019-02-07T13:59:00Z">
              <w:rPr>
                <w:rFonts w:ascii="Cambria Math" w:hAnsi="Cambria Math" w:cs="Times New Roman"/>
                <w:rPrChange w:id="1261" w:author="Zach Lessig" w:date="2019-02-08T12:55:00Z">
                  <w:rPr>
                    <w:rFonts w:ascii="Cambria Math" w:hAnsi="Cambria Math" w:cs="Times New Roman"/>
                  </w:rPr>
                </w:rPrChange>
              </w:rPr>
              <m:t xml:space="preserve"> </m:t>
            </w:ins>
          </m:r>
          <m:r>
            <w:ins w:id="1262" w:author="Zach Lessig" w:date="2019-02-07T13:59:00Z">
              <m:rPr>
                <m:sty m:val="p"/>
              </m:rPr>
              <w:rPr>
                <w:rFonts w:ascii="Cambria Math" w:hAnsi="Cambria Math" w:cs="Times New Roman"/>
                <w:rPrChange w:id="1263" w:author="Zach Lessig" w:date="2019-02-08T12:55:00Z">
                  <w:rPr>
                    <w:rFonts w:ascii="Cambria Math" w:hAnsi="Cambria Math" w:cs="Times New Roman"/>
                  </w:rPr>
                </w:rPrChange>
              </w:rPr>
              <m:t xml:space="preserve">Depth+Sampling </m:t>
            </w:ins>
          </m:r>
          <m:r>
            <w:ins w:id="1264" w:author="Zach Lessig" w:date="2019-02-07T14:12:00Z">
              <m:rPr>
                <m:sty m:val="p"/>
              </m:rPr>
              <w:rPr>
                <w:rFonts w:ascii="Cambria Math" w:hAnsi="Cambria Math" w:cs="Times New Roman"/>
                <w:rPrChange w:id="1265" w:author="Zach Lessig" w:date="2019-02-08T12:55:00Z">
                  <w:rPr>
                    <w:rFonts w:ascii="Cambria Math" w:hAnsi="Cambria Math" w:cs="Times New Roman"/>
                  </w:rPr>
                </w:rPrChange>
              </w:rPr>
              <m:t>Period</m:t>
            </w:ins>
          </m:r>
          <m:r>
            <w:ins w:id="1266" w:author="Zach Lessig" w:date="2019-02-07T14:07:00Z">
              <m:rPr>
                <m:sty m:val="p"/>
              </m:rPr>
              <w:rPr>
                <w:rFonts w:ascii="Cambria Math" w:hAnsi="Cambria Math" w:cs="Times New Roman"/>
                <w:rPrChange w:id="1267" w:author="Zach Lessig" w:date="2019-02-08T12:55:00Z">
                  <w:rPr>
                    <w:rFonts w:ascii="Cambria Math" w:hAnsi="Cambria Math" w:cs="Times New Roman"/>
                  </w:rPr>
                </w:rPrChange>
              </w:rPr>
              <m:t>;</m:t>
            </w:ins>
          </m:r>
          <m:r>
            <w:ins w:id="1268" w:author="Zach Lessig" w:date="2019-02-07T14:08:00Z">
              <m:rPr>
                <m:sty m:val="p"/>
              </m:rPr>
              <w:rPr>
                <w:rFonts w:ascii="Cambria Math" w:hAnsi="Cambria Math" w:cs="Times New Roman"/>
                <w:rPrChange w:id="1269" w:author="Zach Lessig" w:date="2019-02-08T12:55:00Z">
                  <w:rPr>
                    <w:rFonts w:ascii="Cambria Math" w:hAnsi="Cambria Math" w:cs="Times New Roman"/>
                  </w:rPr>
                </w:rPrChange>
              </w:rPr>
              <m:t xml:space="preserve"> </m:t>
            </w:ins>
          </m:r>
          <m:r>
            <w:ins w:id="1270" w:author="Zach Lessig" w:date="2019-02-07T14:04:00Z">
              <m:rPr>
                <m:sty m:val="p"/>
              </m:rPr>
              <w:rPr>
                <w:rFonts w:ascii="Cambria Math" w:hAnsi="Cambria Math" w:cs="Times New Roman"/>
                <w:rPrChange w:id="1271" w:author="Zach Lessig" w:date="2019-02-08T12:55:00Z">
                  <w:rPr>
                    <w:rFonts w:ascii="Cambria Math" w:hAnsi="Cambria Math" w:cs="Times New Roman"/>
                  </w:rPr>
                </w:rPrChange>
              </w:rPr>
              <m:t>Random Effect by Site</m:t>
            </w:ins>
          </m:r>
        </m:oMath>
      </m:oMathPara>
    </w:p>
    <w:p w14:paraId="09544922" w14:textId="3008F2DF" w:rsidR="00DB53DA" w:rsidRPr="00E97C61" w:rsidRDefault="00DB53DA">
      <w:pPr>
        <w:spacing w:line="480" w:lineRule="auto"/>
        <w:rPr>
          <w:ins w:id="1272" w:author="Zach Lessig" w:date="2019-02-05T14:08:00Z"/>
          <w:rFonts w:ascii="Times New Roman" w:hAnsi="Times New Roman" w:cs="Times New Roman"/>
        </w:rPr>
      </w:pPr>
    </w:p>
    <w:p w14:paraId="37212904" w14:textId="54F18048" w:rsidR="00C366F9" w:rsidRPr="00E97C61" w:rsidRDefault="00AD46AF">
      <w:pPr>
        <w:keepNext/>
        <w:jc w:val="center"/>
        <w:rPr>
          <w:ins w:id="1273" w:author="Zach Lessig" w:date="2019-02-05T14:15:00Z"/>
          <w:rFonts w:ascii="Times New Roman" w:hAnsi="Times New Roman" w:cs="Times New Roman"/>
          <w:rPrChange w:id="1274" w:author="Zach Lessig" w:date="2019-02-08T12:55:00Z">
            <w:rPr>
              <w:ins w:id="1275" w:author="Zach Lessig" w:date="2019-02-05T14:15:00Z"/>
            </w:rPr>
          </w:rPrChange>
        </w:rPr>
        <w:pPrChange w:id="1276" w:author="Zach Lessig" w:date="2019-02-08T12:58:00Z">
          <w:pPr>
            <w:spacing w:line="480" w:lineRule="auto"/>
            <w:jc w:val="center"/>
          </w:pPr>
        </w:pPrChange>
      </w:pPr>
      <w:ins w:id="1277" w:author="Zach Lessig" w:date="2019-02-06T10:23:00Z">
        <w:r w:rsidRPr="00E97C61">
          <w:rPr>
            <w:rFonts w:ascii="Times New Roman" w:hAnsi="Times New Roman" w:cs="Times New Roman"/>
            <w:noProof/>
            <w:rPrChange w:id="1278" w:author="Zach Lessig" w:date="2019-02-08T12:55:00Z">
              <w:rPr>
                <w:rFonts w:ascii="Times New Roman" w:hAnsi="Times New Roman" w:cs="Times New Roman"/>
                <w:noProof/>
              </w:rPr>
            </w:rPrChange>
          </w:rPr>
          <w:lastRenderedPageBreak/>
          <w:drawing>
            <wp:inline distT="0" distB="0" distL="0" distR="0" wp14:anchorId="2E26C084" wp14:editId="21113AEA">
              <wp:extent cx="3429000" cy="3429000"/>
              <wp:effectExtent l="0" t="0" r="0" b="0"/>
              <wp:docPr id="17" name="Picture 17" descr="N:\Thesis\Rplot.depth.t.gpp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Thesis\Rplot.depth.t.gpp1.tif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ins>
    </w:p>
    <w:p w14:paraId="5F8A201D" w14:textId="7F47DBCC" w:rsidR="00C366F9" w:rsidRPr="00E97C61" w:rsidRDefault="00C366F9">
      <w:pPr>
        <w:pStyle w:val="Caption"/>
        <w:rPr>
          <w:ins w:id="1279" w:author="Zach Lessig" w:date="2019-02-05T14:33:00Z"/>
          <w:rFonts w:ascii="Times New Roman" w:hAnsi="Times New Roman" w:cs="Times New Roman"/>
          <w:rPrChange w:id="1280" w:author="Zach Lessig" w:date="2019-02-08T12:55:00Z">
            <w:rPr>
              <w:ins w:id="1281" w:author="Zach Lessig" w:date="2019-02-05T14:33:00Z"/>
              <w:rFonts w:ascii="Times New Roman" w:hAnsi="Times New Roman" w:cs="Times New Roman"/>
            </w:rPr>
          </w:rPrChange>
        </w:rPr>
        <w:pPrChange w:id="1282" w:author="Zach Lessig" w:date="2019-02-08T12:58:00Z">
          <w:pPr>
            <w:spacing w:line="480" w:lineRule="auto"/>
          </w:pPr>
        </w:pPrChange>
      </w:pPr>
      <w:bookmarkStart w:id="1283" w:name="_Ref268561"/>
      <w:ins w:id="1284" w:author="Zach Lessig" w:date="2019-02-05T14:15:00Z">
        <w:r w:rsidRPr="00E97C61">
          <w:rPr>
            <w:rFonts w:ascii="Times New Roman" w:hAnsi="Times New Roman" w:cs="Times New Roman"/>
            <w:color w:val="auto"/>
            <w:sz w:val="24"/>
            <w:szCs w:val="24"/>
            <w:rPrChange w:id="1285" w:author="Zach Lessig" w:date="2019-02-08T12:55:00Z">
              <w:rPr>
                <w:b/>
                <w:bCs/>
              </w:rPr>
            </w:rPrChange>
          </w:rPr>
          <w:t xml:space="preserve">Figure </w:t>
        </w:r>
        <w:r w:rsidRPr="00E97C61">
          <w:rPr>
            <w:rFonts w:ascii="Times New Roman" w:hAnsi="Times New Roman" w:cs="Times New Roman"/>
            <w:color w:val="auto"/>
            <w:sz w:val="24"/>
            <w:szCs w:val="24"/>
            <w:rPrChange w:id="1286" w:author="Zach Lessig" w:date="2019-02-08T12:55:00Z">
              <w:rPr>
                <w:b/>
                <w:bCs/>
              </w:rPr>
            </w:rPrChange>
          </w:rPr>
          <w:fldChar w:fldCharType="begin"/>
        </w:r>
        <w:r w:rsidRPr="00E97C61">
          <w:rPr>
            <w:rFonts w:ascii="Times New Roman" w:hAnsi="Times New Roman" w:cs="Times New Roman"/>
            <w:color w:val="auto"/>
            <w:sz w:val="24"/>
            <w:szCs w:val="24"/>
            <w:rPrChange w:id="1287" w:author="Zach Lessig" w:date="2019-02-08T12:55:00Z">
              <w:rPr>
                <w:b/>
                <w:bCs/>
              </w:rPr>
            </w:rPrChange>
          </w:rPr>
          <w:instrText xml:space="preserve"> SEQ Figure \* ARABIC </w:instrText>
        </w:r>
      </w:ins>
      <w:r w:rsidRPr="00E97C61">
        <w:rPr>
          <w:rFonts w:ascii="Times New Roman" w:hAnsi="Times New Roman" w:cs="Times New Roman"/>
          <w:color w:val="auto"/>
          <w:sz w:val="24"/>
          <w:szCs w:val="24"/>
          <w:rPrChange w:id="1288" w:author="Zach Lessig" w:date="2019-02-08T12:55:00Z">
            <w:rPr>
              <w:b/>
              <w:bCs/>
            </w:rPr>
          </w:rPrChange>
        </w:rPr>
        <w:fldChar w:fldCharType="separate"/>
      </w:r>
      <w:ins w:id="1289" w:author="Zach Lessig" w:date="2019-02-07T12:01:00Z">
        <w:r w:rsidR="005C7538" w:rsidRPr="00E97C61">
          <w:rPr>
            <w:rFonts w:ascii="Times New Roman" w:hAnsi="Times New Roman" w:cs="Times New Roman"/>
            <w:noProof/>
            <w:color w:val="auto"/>
            <w:sz w:val="24"/>
            <w:szCs w:val="24"/>
            <w:rPrChange w:id="1290" w:author="Zach Lessig" w:date="2019-02-08T12:55:00Z">
              <w:rPr>
                <w:rFonts w:ascii="Times New Roman" w:hAnsi="Times New Roman" w:cs="Times New Roman"/>
                <w:b/>
                <w:bCs/>
                <w:noProof/>
              </w:rPr>
            </w:rPrChange>
          </w:rPr>
          <w:t>3</w:t>
        </w:r>
      </w:ins>
      <w:ins w:id="1291" w:author="Zach Lessig" w:date="2019-02-05T14:15:00Z">
        <w:r w:rsidRPr="00E97C61">
          <w:rPr>
            <w:rFonts w:ascii="Times New Roman" w:hAnsi="Times New Roman" w:cs="Times New Roman"/>
            <w:color w:val="auto"/>
            <w:sz w:val="24"/>
            <w:szCs w:val="24"/>
            <w:rPrChange w:id="1292" w:author="Zach Lessig" w:date="2019-02-08T12:55:00Z">
              <w:rPr>
                <w:b/>
                <w:bCs/>
              </w:rPr>
            </w:rPrChange>
          </w:rPr>
          <w:fldChar w:fldCharType="end"/>
        </w:r>
      </w:ins>
      <w:bookmarkEnd w:id="1283"/>
      <w:ins w:id="1293" w:author="Zach Lessig" w:date="2019-02-05T14:17:00Z">
        <w:r w:rsidRPr="00E97C61">
          <w:rPr>
            <w:rFonts w:ascii="Times New Roman" w:hAnsi="Times New Roman" w:cs="Times New Roman"/>
            <w:color w:val="auto"/>
            <w:sz w:val="24"/>
            <w:szCs w:val="24"/>
            <w:rPrChange w:id="1294" w:author="Zach Lessig" w:date="2019-02-08T12:55:00Z">
              <w:rPr>
                <w:b/>
                <w:bCs/>
              </w:rPr>
            </w:rPrChange>
          </w:rPr>
          <w:t>.</w:t>
        </w:r>
        <w:r w:rsidRPr="00E97C61">
          <w:rPr>
            <w:rFonts w:ascii="Times New Roman" w:hAnsi="Times New Roman" w:cs="Times New Roman"/>
            <w:b w:val="0"/>
            <w:color w:val="auto"/>
            <w:sz w:val="24"/>
            <w:szCs w:val="24"/>
            <w:rPrChange w:id="1295" w:author="Zach Lessig" w:date="2019-02-08T12:55:00Z">
              <w:rPr>
                <w:b/>
                <w:bCs/>
              </w:rPr>
            </w:rPrChange>
          </w:rPr>
          <w:t xml:space="preserve"> Graph showing regression of </w:t>
        </w:r>
        <w:r w:rsidR="007645E4" w:rsidRPr="00E97C61">
          <w:rPr>
            <w:rFonts w:ascii="Times New Roman" w:hAnsi="Times New Roman" w:cs="Times New Roman"/>
            <w:b w:val="0"/>
            <w:color w:val="auto"/>
            <w:sz w:val="24"/>
            <w:szCs w:val="24"/>
            <w:rPrChange w:id="1296" w:author="Zach Lessig" w:date="2019-02-08T12:55:00Z">
              <w:rPr>
                <w:rFonts w:ascii="Times New Roman" w:hAnsi="Times New Roman" w:cs="Times New Roman"/>
                <w:bCs/>
              </w:rPr>
            </w:rPrChange>
          </w:rPr>
          <w:t xml:space="preserve">transformed GPP </w:t>
        </w:r>
      </w:ins>
      <w:ins w:id="1297" w:author="Zach Lessig" w:date="2019-02-06T10:27:00Z">
        <w:r w:rsidR="00AD46AF" w:rsidRPr="00E97C61">
          <w:rPr>
            <w:rFonts w:ascii="Times New Roman" w:hAnsi="Times New Roman" w:cs="Times New Roman"/>
            <w:b w:val="0"/>
            <w:color w:val="auto"/>
            <w:sz w:val="24"/>
            <w:szCs w:val="24"/>
            <w:rPrChange w:id="1298" w:author="Zach Lessig" w:date="2019-02-08T12:55:00Z">
              <w:rPr>
                <w:rFonts w:ascii="Times New Roman" w:hAnsi="Times New Roman" w:cs="Times New Roman"/>
                <w:b/>
                <w:bCs/>
              </w:rPr>
            </w:rPrChange>
          </w:rPr>
          <w:t>and</w:t>
        </w:r>
        <w:r w:rsidR="00AD46AF" w:rsidRPr="00E97C61">
          <w:rPr>
            <w:rFonts w:ascii="Times New Roman" w:hAnsi="Times New Roman" w:cs="Times New Roman"/>
            <w:b w:val="0"/>
            <w:color w:val="auto"/>
            <w:sz w:val="24"/>
            <w:szCs w:val="24"/>
            <w:rPrChange w:id="1299" w:author="Zach Lessig" w:date="2019-02-08T12:55:00Z">
              <w:rPr>
                <w:rFonts w:ascii="Times New Roman" w:hAnsi="Times New Roman" w:cs="Times New Roman"/>
                <w:bCs/>
              </w:rPr>
            </w:rPrChange>
          </w:rPr>
          <w:t xml:space="preserve"> </w:t>
        </w:r>
        <w:r w:rsidR="00AD46AF" w:rsidRPr="00E97C61">
          <w:rPr>
            <w:rFonts w:ascii="Times New Roman" w:hAnsi="Times New Roman" w:cs="Times New Roman"/>
            <w:b w:val="0"/>
            <w:color w:val="auto"/>
            <w:sz w:val="24"/>
            <w:szCs w:val="24"/>
            <w:rPrChange w:id="1300" w:author="Zach Lessig" w:date="2019-02-08T12:55:00Z">
              <w:rPr>
                <w:rFonts w:ascii="Times New Roman" w:hAnsi="Times New Roman" w:cs="Times New Roman"/>
                <w:b/>
                <w:bCs/>
              </w:rPr>
            </w:rPrChange>
          </w:rPr>
          <w:t>depth</w:t>
        </w:r>
        <w:r w:rsidR="00AD46AF" w:rsidRPr="00E97C61">
          <w:rPr>
            <w:rFonts w:ascii="Times New Roman" w:hAnsi="Times New Roman" w:cs="Times New Roman"/>
            <w:b w:val="0"/>
            <w:color w:val="auto"/>
            <w:sz w:val="24"/>
            <w:szCs w:val="24"/>
            <w:rPrChange w:id="1301" w:author="Zach Lessig" w:date="2019-02-08T12:55:00Z">
              <w:rPr>
                <w:rFonts w:ascii="Times New Roman" w:hAnsi="Times New Roman" w:cs="Times New Roman"/>
                <w:bCs/>
              </w:rPr>
            </w:rPrChange>
          </w:rPr>
          <w:t xml:space="preserve"> </w:t>
        </w:r>
      </w:ins>
      <w:ins w:id="1302" w:author="Zach Lessig" w:date="2019-02-05T14:17:00Z">
        <w:r w:rsidR="007645E4" w:rsidRPr="00E97C61">
          <w:rPr>
            <w:rFonts w:ascii="Times New Roman" w:hAnsi="Times New Roman" w:cs="Times New Roman"/>
            <w:b w:val="0"/>
            <w:color w:val="auto"/>
            <w:sz w:val="24"/>
            <w:szCs w:val="24"/>
            <w:rPrChange w:id="1303" w:author="Zach Lessig" w:date="2019-02-08T12:55:00Z">
              <w:rPr>
                <w:rFonts w:ascii="Times New Roman" w:hAnsi="Times New Roman" w:cs="Times New Roman"/>
                <w:bCs/>
              </w:rPr>
            </w:rPrChange>
          </w:rPr>
          <w:t xml:space="preserve">with </w:t>
        </w:r>
      </w:ins>
      <w:ins w:id="1304" w:author="Zach Lessig" w:date="2019-02-06T10:27:00Z">
        <w:r w:rsidR="00AD46AF" w:rsidRPr="00E97C61">
          <w:rPr>
            <w:rFonts w:ascii="Times New Roman" w:hAnsi="Times New Roman" w:cs="Times New Roman"/>
            <w:b w:val="0"/>
            <w:color w:val="auto"/>
            <w:sz w:val="24"/>
            <w:szCs w:val="24"/>
            <w:rPrChange w:id="1305" w:author="Zach Lessig" w:date="2019-02-08T12:55:00Z">
              <w:rPr>
                <w:rFonts w:ascii="Times New Roman" w:hAnsi="Times New Roman" w:cs="Times New Roman"/>
                <w:bCs/>
              </w:rPr>
            </w:rPrChange>
          </w:rPr>
          <w:t xml:space="preserve">an </w:t>
        </w:r>
      </w:ins>
      <w:ins w:id="1306" w:author="Zach Lessig" w:date="2019-02-05T14:17:00Z">
        <w:r w:rsidR="007645E4" w:rsidRPr="00E97C61">
          <w:rPr>
            <w:rFonts w:ascii="Times New Roman" w:hAnsi="Times New Roman" w:cs="Times New Roman"/>
            <w:b w:val="0"/>
            <w:color w:val="auto"/>
            <w:sz w:val="24"/>
            <w:szCs w:val="24"/>
            <w:rPrChange w:id="1307" w:author="Zach Lessig" w:date="2019-02-08T12:55:00Z">
              <w:rPr>
                <w:rFonts w:ascii="Times New Roman" w:hAnsi="Times New Roman" w:cs="Times New Roman"/>
                <w:bCs/>
              </w:rPr>
            </w:rPrChange>
          </w:rPr>
          <w:t>adjusted</w:t>
        </w:r>
        <w:r w:rsidRPr="00E97C61">
          <w:rPr>
            <w:rFonts w:ascii="Times New Roman" w:hAnsi="Times New Roman" w:cs="Times New Roman"/>
            <w:b w:val="0"/>
            <w:color w:val="auto"/>
            <w:sz w:val="24"/>
            <w:szCs w:val="24"/>
            <w:rPrChange w:id="1308" w:author="Zach Lessig" w:date="2019-02-08T12:55:00Z">
              <w:rPr>
                <w:b/>
                <w:bCs/>
              </w:rPr>
            </w:rPrChange>
          </w:rPr>
          <w:t xml:space="preserve"> R</w:t>
        </w:r>
        <w:r w:rsidRPr="00E97C61">
          <w:rPr>
            <w:rFonts w:ascii="Times New Roman" w:hAnsi="Times New Roman" w:cs="Times New Roman"/>
            <w:b w:val="0"/>
            <w:color w:val="auto"/>
            <w:sz w:val="24"/>
            <w:szCs w:val="24"/>
            <w:vertAlign w:val="superscript"/>
            <w:rPrChange w:id="1309" w:author="Zach Lessig" w:date="2019-02-08T12:55:00Z">
              <w:rPr>
                <w:b/>
                <w:bCs/>
              </w:rPr>
            </w:rPrChange>
          </w:rPr>
          <w:t>2</w:t>
        </w:r>
      </w:ins>
      <w:ins w:id="1310" w:author="Zach Lessig" w:date="2019-02-05T14:18:00Z">
        <w:r w:rsidRPr="00E97C61">
          <w:rPr>
            <w:rFonts w:ascii="Times New Roman" w:hAnsi="Times New Roman" w:cs="Times New Roman"/>
            <w:b w:val="0"/>
            <w:color w:val="auto"/>
            <w:sz w:val="24"/>
            <w:szCs w:val="24"/>
            <w:rPrChange w:id="1311" w:author="Zach Lessig" w:date="2019-02-08T12:55:00Z">
              <w:rPr>
                <w:b/>
                <w:bCs/>
              </w:rPr>
            </w:rPrChange>
          </w:rPr>
          <w:t xml:space="preserve"> of 0.13 and p&lt;0.0001 from the GPP mod</w:t>
        </w:r>
      </w:ins>
      <w:ins w:id="1312" w:author="Zach Lessig" w:date="2019-02-05T14:19:00Z">
        <w:r w:rsidRPr="00E97C61">
          <w:rPr>
            <w:rFonts w:ascii="Times New Roman" w:hAnsi="Times New Roman" w:cs="Times New Roman"/>
            <w:b w:val="0"/>
            <w:color w:val="auto"/>
            <w:sz w:val="24"/>
            <w:szCs w:val="24"/>
            <w:rPrChange w:id="1313" w:author="Zach Lessig" w:date="2019-02-08T12:55:00Z">
              <w:rPr>
                <w:b/>
                <w:bCs/>
              </w:rPr>
            </w:rPrChange>
          </w:rPr>
          <w:t>el.</w:t>
        </w:r>
      </w:ins>
      <w:ins w:id="1314" w:author="Zach Lessig" w:date="2019-02-05T14:23:00Z">
        <w:r w:rsidR="007D329F" w:rsidRPr="00E97C61">
          <w:rPr>
            <w:rFonts w:ascii="Times New Roman" w:hAnsi="Times New Roman" w:cs="Times New Roman"/>
            <w:sz w:val="24"/>
            <w:szCs w:val="24"/>
            <w:rPrChange w:id="1315" w:author="Zach Lessig" w:date="2019-02-08T12:55:00Z">
              <w:rPr>
                <w:b/>
                <w:bCs/>
              </w:rPr>
            </w:rPrChange>
          </w:rPr>
          <w:t xml:space="preserve"> </w:t>
        </w:r>
      </w:ins>
    </w:p>
    <w:p w14:paraId="05F24FC0" w14:textId="054BB5CA" w:rsidR="007D329F" w:rsidRPr="00E97C61" w:rsidRDefault="002C2A03">
      <w:pPr>
        <w:spacing w:line="480" w:lineRule="auto"/>
        <w:jc w:val="center"/>
        <w:rPr>
          <w:ins w:id="1316" w:author="Zach Lessig" w:date="2019-02-05T14:33:00Z"/>
          <w:rFonts w:ascii="Times New Roman" w:eastAsia="STHupo" w:hAnsi="Times New Roman" w:cs="Times New Roman"/>
          <w:u w:val="single"/>
        </w:rPr>
      </w:pPr>
      <w:ins w:id="1317" w:author="Zach Lessig" w:date="2019-02-05T14:33:00Z">
        <w:r w:rsidRPr="00E97C61">
          <w:rPr>
            <w:rFonts w:ascii="Times New Roman" w:eastAsia="STHupo" w:hAnsi="Times New Roman" w:cs="Times New Roman"/>
            <w:u w:val="single"/>
          </w:rPr>
          <w:t>ER</w:t>
        </w:r>
      </w:ins>
    </w:p>
    <w:p w14:paraId="03D25FC9" w14:textId="38B147EF" w:rsidR="00062E06" w:rsidRPr="00E97C61" w:rsidRDefault="00CA0A5E">
      <w:pPr>
        <w:spacing w:line="480" w:lineRule="auto"/>
        <w:rPr>
          <w:ins w:id="1318" w:author="Zach Lessig" w:date="2019-02-06T09:39:00Z"/>
          <w:rFonts w:ascii="Times New Roman" w:eastAsia="Times New Roman" w:hAnsi="Times New Roman" w:cs="Times New Roman"/>
          <w:color w:val="000000"/>
          <w:rPrChange w:id="1319" w:author="Zach Lessig" w:date="2019-02-08T12:55:00Z">
            <w:rPr>
              <w:ins w:id="1320" w:author="Zach Lessig" w:date="2019-02-06T09:39:00Z"/>
              <w:rFonts w:ascii="Calibri" w:eastAsia="Times New Roman" w:hAnsi="Calibri" w:cs="Times New Roman"/>
              <w:color w:val="000000"/>
              <w:sz w:val="22"/>
              <w:szCs w:val="22"/>
            </w:rPr>
          </w:rPrChange>
        </w:rPr>
        <w:pPrChange w:id="1321" w:author="Zach Lessig" w:date="2019-02-08T12:56:00Z">
          <w:pPr/>
        </w:pPrChange>
      </w:pPr>
      <w:ins w:id="1322" w:author="Zach Lessig" w:date="2019-02-06T08:36:00Z">
        <w:r w:rsidRPr="00E97C61">
          <w:rPr>
            <w:rFonts w:ascii="Times New Roman" w:hAnsi="Times New Roman" w:cs="Times New Roman"/>
          </w:rPr>
          <w:tab/>
        </w:r>
      </w:ins>
      <w:ins w:id="1323" w:author="Zach Lessig" w:date="2019-02-06T09:33:00Z">
        <w:r w:rsidR="004748C6" w:rsidRPr="00E97C61">
          <w:rPr>
            <w:rFonts w:ascii="Times New Roman" w:hAnsi="Times New Roman" w:cs="Times New Roman"/>
          </w:rPr>
          <w:t xml:space="preserve">I estimated the mean ER </w:t>
        </w:r>
      </w:ins>
      <w:ins w:id="1324" w:author="Zach Lessig" w:date="2019-02-06T09:39:00Z">
        <w:r w:rsidR="00062E06" w:rsidRPr="00E97C61">
          <w:rPr>
            <w:rFonts w:ascii="Times New Roman" w:eastAsia="STHupo" w:hAnsi="Times New Roman" w:cs="Times New Roman"/>
          </w:rPr>
          <w:t xml:space="preserve">across all sites and sampling periods to be </w:t>
        </w:r>
        <w:r w:rsidR="00062E06" w:rsidRPr="00E97C61">
          <w:rPr>
            <w:rFonts w:ascii="Times New Roman" w:eastAsia="Times New Roman" w:hAnsi="Times New Roman" w:cs="Times New Roman"/>
            <w:color w:val="000000"/>
            <w:rPrChange w:id="1325" w:author="Zach Lessig" w:date="2019-02-08T12:55:00Z">
              <w:rPr>
                <w:rFonts w:ascii="Calibri" w:eastAsia="Times New Roman" w:hAnsi="Calibri" w:cs="Times New Roman"/>
                <w:color w:val="000000"/>
                <w:sz w:val="22"/>
                <w:szCs w:val="22"/>
              </w:rPr>
            </w:rPrChange>
          </w:rPr>
          <w:t>-10.287</w:t>
        </w:r>
      </w:ins>
    </w:p>
    <w:p w14:paraId="71D20E51" w14:textId="435ADE6A" w:rsidR="007D329F" w:rsidRPr="00E97C61" w:rsidRDefault="00062E06">
      <w:pPr>
        <w:spacing w:line="480" w:lineRule="auto"/>
        <w:rPr>
          <w:ins w:id="1326" w:author="Zach Lessig" w:date="2019-02-06T09:41:00Z"/>
          <w:rFonts w:ascii="Times New Roman" w:eastAsia="STHupo" w:hAnsi="Times New Roman" w:cs="Times New Roman"/>
        </w:rPr>
      </w:pPr>
      <w:ins w:id="1327" w:author="Zach Lessig" w:date="2019-02-06T09:39:00Z">
        <w:r w:rsidRPr="00E97C61">
          <w:rPr>
            <w:rFonts w:ascii="Times New Roman" w:eastAsia="STHupo" w:hAnsi="Times New Roman" w:cs="Times New Roman"/>
          </w:rPr>
          <w:t xml:space="preserve"> </w:t>
        </w:r>
        <w:proofErr w:type="gramStart"/>
        <w:r w:rsidRPr="00E97C61">
          <w:rPr>
            <w:rFonts w:ascii="Times New Roman" w:eastAsia="STHupo" w:hAnsi="Times New Roman" w:cs="Times New Roman"/>
          </w:rPr>
          <w:t>g</w:t>
        </w:r>
        <w:proofErr w:type="gramEnd"/>
        <w:r w:rsidRPr="00E97C61">
          <w:rPr>
            <w:rFonts w:ascii="Times New Roman" w:eastAsia="STHupo" w:hAnsi="Times New Roman" w:cs="Times New Roman"/>
          </w:rPr>
          <w:t xml:space="preserve"> O</w:t>
        </w:r>
        <w:r w:rsidRPr="00E97C61">
          <w:rPr>
            <w:rFonts w:ascii="Times New Roman" w:eastAsia="STHupo" w:hAnsi="Times New Roman" w:cs="Times New Roman"/>
            <w:vertAlign w:val="subscript"/>
          </w:rPr>
          <w:t xml:space="preserve">2 </w:t>
        </w:r>
        <w:r w:rsidRPr="00E97C61">
          <w:rPr>
            <w:rFonts w:ascii="Times New Roman" w:eastAsia="STHupo" w:hAnsi="Times New Roman" w:cs="Times New Roman"/>
          </w:rPr>
          <w:t>m</w:t>
        </w:r>
        <w:r w:rsidRPr="00E97C61">
          <w:rPr>
            <w:rFonts w:ascii="Times New Roman" w:eastAsia="STHupo" w:hAnsi="Times New Roman" w:cs="Times New Roman"/>
            <w:vertAlign w:val="superscript"/>
          </w:rPr>
          <w:t xml:space="preserve">-2 </w:t>
        </w:r>
        <w:r w:rsidRPr="00E97C61">
          <w:rPr>
            <w:rFonts w:ascii="Times New Roman" w:eastAsia="STHupo" w:hAnsi="Times New Roman" w:cs="Times New Roman"/>
          </w:rPr>
          <w:t>d</w:t>
        </w:r>
        <w:r w:rsidRPr="00E97C61">
          <w:rPr>
            <w:rFonts w:ascii="Times New Roman" w:eastAsia="STHupo" w:hAnsi="Times New Roman" w:cs="Times New Roman"/>
            <w:vertAlign w:val="superscript"/>
          </w:rPr>
          <w:t>-1</w:t>
        </w:r>
      </w:ins>
      <w:ins w:id="1328" w:author="Zach Lessig" w:date="2019-02-06T09:46:00Z">
        <w:r w:rsidRPr="00E97C61">
          <w:rPr>
            <w:rFonts w:ascii="Times New Roman" w:eastAsia="STHupo" w:hAnsi="Times New Roman" w:cs="Times New Roman"/>
          </w:rPr>
          <w:t xml:space="preserve"> (</w:t>
        </w:r>
        <w:r w:rsidRPr="00E97C61">
          <w:rPr>
            <w:rFonts w:ascii="Times New Roman" w:eastAsia="STHupo" w:hAnsi="Times New Roman" w:cs="Times New Roman"/>
            <w:rPrChange w:id="1329" w:author="Zach Lessig" w:date="2019-02-08T12:55:00Z">
              <w:rPr>
                <w:rFonts w:ascii="Times New Roman" w:eastAsia="STHupo" w:hAnsi="Times New Roman" w:cs="Times New Roman"/>
              </w:rPr>
            </w:rPrChange>
          </w:rPr>
          <w:fldChar w:fldCharType="begin"/>
        </w:r>
        <w:r w:rsidRPr="00E97C61">
          <w:rPr>
            <w:rFonts w:ascii="Times New Roman" w:eastAsia="STHupo" w:hAnsi="Times New Roman" w:cs="Times New Roman"/>
          </w:rPr>
          <w:instrText xml:space="preserve"> REF _Ref338798 \h </w:instrText>
        </w:r>
      </w:ins>
      <w:r w:rsidR="003B13AB" w:rsidRPr="00E97C61">
        <w:rPr>
          <w:rFonts w:ascii="Times New Roman" w:eastAsia="STHupo" w:hAnsi="Times New Roman" w:cs="Times New Roman"/>
        </w:rPr>
        <w:instrText xml:space="preserve"> \* MERGEFORMAT </w:instrText>
      </w:r>
      <w:r w:rsidRPr="00E97C61">
        <w:rPr>
          <w:rFonts w:ascii="Times New Roman" w:eastAsia="STHupo" w:hAnsi="Times New Roman" w:cs="Times New Roman"/>
          <w:rPrChange w:id="1330" w:author="Zach Lessig" w:date="2019-02-08T12:55:00Z">
            <w:rPr>
              <w:rFonts w:ascii="Times New Roman" w:eastAsia="STHupo" w:hAnsi="Times New Roman" w:cs="Times New Roman"/>
            </w:rPr>
          </w:rPrChange>
        </w:rPr>
      </w:r>
      <w:r w:rsidRPr="00E97C61">
        <w:rPr>
          <w:rFonts w:ascii="Times New Roman" w:eastAsia="STHupo" w:hAnsi="Times New Roman" w:cs="Times New Roman"/>
          <w:rPrChange w:id="1331" w:author="Zach Lessig" w:date="2019-02-08T12:55:00Z">
            <w:rPr>
              <w:rFonts w:ascii="Times New Roman" w:eastAsia="STHupo" w:hAnsi="Times New Roman" w:cs="Times New Roman"/>
            </w:rPr>
          </w:rPrChange>
        </w:rPr>
        <w:fldChar w:fldCharType="separate"/>
      </w:r>
      <w:ins w:id="1332" w:author="Zach Lessig" w:date="2019-02-06T09:46:00Z">
        <w:r w:rsidRPr="00E97C61">
          <w:rPr>
            <w:rFonts w:ascii="Times New Roman" w:hAnsi="Times New Roman" w:cs="Times New Roman"/>
            <w:rPrChange w:id="1333" w:author="Zach Lessig" w:date="2019-02-08T12:55:00Z">
              <w:rPr/>
            </w:rPrChange>
          </w:rPr>
          <w:t xml:space="preserve">Figure </w:t>
        </w:r>
        <w:r w:rsidRPr="00E97C61">
          <w:rPr>
            <w:rFonts w:ascii="Times New Roman" w:hAnsi="Times New Roman" w:cs="Times New Roman"/>
            <w:noProof/>
            <w:rPrChange w:id="1334" w:author="Zach Lessig" w:date="2019-02-08T12:55:00Z">
              <w:rPr>
                <w:noProof/>
              </w:rPr>
            </w:rPrChange>
          </w:rPr>
          <w:t>4</w:t>
        </w:r>
        <w:r w:rsidRPr="00E97C61">
          <w:rPr>
            <w:rFonts w:ascii="Times New Roman" w:eastAsia="STHupo" w:hAnsi="Times New Roman" w:cs="Times New Roman"/>
            <w:rPrChange w:id="1335" w:author="Zach Lessig" w:date="2019-02-08T12:55:00Z">
              <w:rPr>
                <w:rFonts w:ascii="Times New Roman" w:eastAsia="STHupo" w:hAnsi="Times New Roman" w:cs="Times New Roman"/>
              </w:rPr>
            </w:rPrChange>
          </w:rPr>
          <w:fldChar w:fldCharType="end"/>
        </w:r>
        <w:r w:rsidRPr="00E97C61">
          <w:rPr>
            <w:rFonts w:ascii="Times New Roman" w:eastAsia="STHupo" w:hAnsi="Times New Roman" w:cs="Times New Roman"/>
          </w:rPr>
          <w:t>)</w:t>
        </w:r>
      </w:ins>
      <w:ins w:id="1336" w:author="Zach Lessig" w:date="2019-02-06T09:40:00Z">
        <w:r w:rsidRPr="00E97C61">
          <w:rPr>
            <w:rFonts w:ascii="Times New Roman" w:eastAsia="STHupo" w:hAnsi="Times New Roman" w:cs="Times New Roman"/>
          </w:rPr>
          <w:t>.  Although ecosystem respiration is noted as a negative number because it is thought of as a subtraction of oxygen from the environment, it will be discussed here in terms of its absolute value (positive) to facilitate modeling and conceptualization.</w:t>
        </w:r>
      </w:ins>
    </w:p>
    <w:p w14:paraId="43B524DF" w14:textId="29142CDC" w:rsidR="00062E06" w:rsidRPr="00E97C61" w:rsidRDefault="00AC7523">
      <w:pPr>
        <w:keepNext/>
        <w:jc w:val="center"/>
        <w:rPr>
          <w:ins w:id="1337" w:author="Zach Lessig" w:date="2019-02-06T09:45:00Z"/>
          <w:rFonts w:ascii="Times New Roman" w:hAnsi="Times New Roman" w:cs="Times New Roman"/>
          <w:rPrChange w:id="1338" w:author="Zach Lessig" w:date="2019-02-08T12:55:00Z">
            <w:rPr>
              <w:ins w:id="1339" w:author="Zach Lessig" w:date="2019-02-06T09:45:00Z"/>
            </w:rPr>
          </w:rPrChange>
        </w:rPr>
        <w:pPrChange w:id="1340" w:author="Zach Lessig" w:date="2019-02-08T12:58:00Z">
          <w:pPr>
            <w:spacing w:line="480" w:lineRule="auto"/>
            <w:jc w:val="center"/>
          </w:pPr>
        </w:pPrChange>
      </w:pPr>
      <w:ins w:id="1341" w:author="Zach Lessig" w:date="2019-02-07T13:52:00Z">
        <w:r w:rsidRPr="00E97C61">
          <w:rPr>
            <w:rFonts w:ascii="Times New Roman" w:hAnsi="Times New Roman" w:cs="Times New Roman"/>
            <w:noProof/>
            <w:rPrChange w:id="1342" w:author="Zach Lessig" w:date="2019-02-08T12:55:00Z">
              <w:rPr>
                <w:rFonts w:ascii="Times New Roman" w:hAnsi="Times New Roman" w:cs="Times New Roman"/>
                <w:noProof/>
              </w:rPr>
            </w:rPrChange>
          </w:rPr>
          <w:lastRenderedPageBreak/>
          <w:drawing>
            <wp:inline distT="0" distB="0" distL="0" distR="0" wp14:anchorId="2EA98394" wp14:editId="65A64881">
              <wp:extent cx="3429000" cy="3429000"/>
              <wp:effectExtent l="0" t="0" r="0" b="0"/>
              <wp:docPr id="29" name="Picture 29" descr="N:\Thesis\Rplot.er.lit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Thesis\Rplot.er.lit1.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ins>
    </w:p>
    <w:p w14:paraId="72902EA0" w14:textId="506052CC" w:rsidR="00062E06" w:rsidRPr="00E97C61" w:rsidRDefault="00062E06">
      <w:pPr>
        <w:pStyle w:val="Caption"/>
        <w:rPr>
          <w:ins w:id="1343" w:author="Zach Lessig" w:date="2019-02-06T09:49:00Z"/>
          <w:rFonts w:ascii="Times New Roman" w:hAnsi="Times New Roman" w:cs="Times New Roman"/>
          <w:b w:val="0"/>
          <w:rPrChange w:id="1344" w:author="Zach Lessig" w:date="2019-02-08T12:55:00Z">
            <w:rPr>
              <w:ins w:id="1345" w:author="Zach Lessig" w:date="2019-02-06T09:49:00Z"/>
              <w:rFonts w:ascii="Times New Roman" w:hAnsi="Times New Roman" w:cs="Times New Roman"/>
              <w:b/>
            </w:rPr>
          </w:rPrChange>
        </w:rPr>
        <w:pPrChange w:id="1346" w:author="Zach Lessig" w:date="2019-02-08T12:58:00Z">
          <w:pPr>
            <w:spacing w:line="480" w:lineRule="auto"/>
          </w:pPr>
        </w:pPrChange>
      </w:pPr>
      <w:bookmarkStart w:id="1347" w:name="_Ref338798"/>
      <w:ins w:id="1348" w:author="Zach Lessig" w:date="2019-02-06T09:45:00Z">
        <w:r w:rsidRPr="00E97C61">
          <w:rPr>
            <w:rFonts w:ascii="Times New Roman" w:hAnsi="Times New Roman" w:cs="Times New Roman"/>
            <w:color w:val="auto"/>
            <w:sz w:val="24"/>
            <w:szCs w:val="24"/>
            <w:rPrChange w:id="1349" w:author="Zach Lessig" w:date="2019-02-08T12:55:00Z">
              <w:rPr>
                <w:b/>
                <w:bCs/>
              </w:rPr>
            </w:rPrChange>
          </w:rPr>
          <w:t xml:space="preserve">Figure </w:t>
        </w:r>
        <w:r w:rsidRPr="00E97C61">
          <w:rPr>
            <w:rFonts w:ascii="Times New Roman" w:hAnsi="Times New Roman" w:cs="Times New Roman"/>
            <w:color w:val="auto"/>
            <w:sz w:val="24"/>
            <w:szCs w:val="24"/>
            <w:rPrChange w:id="1350" w:author="Zach Lessig" w:date="2019-02-08T12:55:00Z">
              <w:rPr>
                <w:b/>
                <w:bCs/>
              </w:rPr>
            </w:rPrChange>
          </w:rPr>
          <w:fldChar w:fldCharType="begin"/>
        </w:r>
        <w:r w:rsidRPr="00E97C61">
          <w:rPr>
            <w:rFonts w:ascii="Times New Roman" w:hAnsi="Times New Roman" w:cs="Times New Roman"/>
            <w:color w:val="auto"/>
            <w:sz w:val="24"/>
            <w:szCs w:val="24"/>
            <w:rPrChange w:id="1351" w:author="Zach Lessig" w:date="2019-02-08T12:55:00Z">
              <w:rPr>
                <w:b/>
                <w:bCs/>
              </w:rPr>
            </w:rPrChange>
          </w:rPr>
          <w:instrText xml:space="preserve"> SEQ Figure \* ARABIC </w:instrText>
        </w:r>
      </w:ins>
      <w:r w:rsidRPr="00E97C61">
        <w:rPr>
          <w:rFonts w:ascii="Times New Roman" w:hAnsi="Times New Roman" w:cs="Times New Roman"/>
          <w:color w:val="auto"/>
          <w:sz w:val="24"/>
          <w:szCs w:val="24"/>
          <w:rPrChange w:id="1352" w:author="Zach Lessig" w:date="2019-02-08T12:55:00Z">
            <w:rPr>
              <w:b/>
              <w:bCs/>
            </w:rPr>
          </w:rPrChange>
        </w:rPr>
        <w:fldChar w:fldCharType="separate"/>
      </w:r>
      <w:ins w:id="1353" w:author="Zach Lessig" w:date="2019-02-07T12:01:00Z">
        <w:r w:rsidR="005C7538" w:rsidRPr="00E97C61">
          <w:rPr>
            <w:rFonts w:ascii="Times New Roman" w:hAnsi="Times New Roman" w:cs="Times New Roman"/>
            <w:noProof/>
            <w:color w:val="auto"/>
            <w:sz w:val="24"/>
            <w:szCs w:val="24"/>
            <w:rPrChange w:id="1354" w:author="Zach Lessig" w:date="2019-02-08T12:55:00Z">
              <w:rPr>
                <w:rFonts w:ascii="Times New Roman" w:hAnsi="Times New Roman" w:cs="Times New Roman"/>
                <w:b/>
                <w:bCs/>
                <w:noProof/>
              </w:rPr>
            </w:rPrChange>
          </w:rPr>
          <w:t>4</w:t>
        </w:r>
      </w:ins>
      <w:ins w:id="1355" w:author="Zach Lessig" w:date="2019-02-06T09:45:00Z">
        <w:r w:rsidRPr="00E97C61">
          <w:rPr>
            <w:rFonts w:ascii="Times New Roman" w:hAnsi="Times New Roman" w:cs="Times New Roman"/>
            <w:color w:val="auto"/>
            <w:sz w:val="24"/>
            <w:szCs w:val="24"/>
            <w:rPrChange w:id="1356" w:author="Zach Lessig" w:date="2019-02-08T12:55:00Z">
              <w:rPr>
                <w:b/>
                <w:bCs/>
              </w:rPr>
            </w:rPrChange>
          </w:rPr>
          <w:fldChar w:fldCharType="end"/>
        </w:r>
      </w:ins>
      <w:bookmarkEnd w:id="1347"/>
      <w:ins w:id="1357" w:author="Zach Lessig" w:date="2019-02-06T09:46:00Z">
        <w:r w:rsidRPr="00E97C61">
          <w:rPr>
            <w:rFonts w:ascii="Times New Roman" w:hAnsi="Times New Roman" w:cs="Times New Roman"/>
            <w:color w:val="auto"/>
            <w:sz w:val="24"/>
            <w:szCs w:val="24"/>
            <w:rPrChange w:id="1358" w:author="Zach Lessig" w:date="2019-02-08T12:55:00Z">
              <w:rPr>
                <w:rFonts w:ascii="Times New Roman" w:hAnsi="Times New Roman" w:cs="Times New Roman"/>
                <w:b/>
                <w:bCs/>
              </w:rPr>
            </w:rPrChange>
          </w:rPr>
          <w:t xml:space="preserve">. </w:t>
        </w:r>
      </w:ins>
      <w:ins w:id="1359" w:author="Zach Lessig" w:date="2019-02-06T09:48:00Z">
        <w:r w:rsidRPr="00E97C61">
          <w:rPr>
            <w:rFonts w:ascii="Times New Roman" w:hAnsi="Times New Roman" w:cs="Times New Roman"/>
            <w:b w:val="0"/>
            <w:color w:val="auto"/>
            <w:sz w:val="24"/>
            <w:szCs w:val="24"/>
            <w:rPrChange w:id="1360" w:author="Zach Lessig" w:date="2019-02-08T12:55:00Z">
              <w:rPr>
                <w:rFonts w:ascii="Times New Roman" w:hAnsi="Times New Roman" w:cs="Times New Roman"/>
                <w:b/>
                <w:bCs/>
              </w:rPr>
            </w:rPrChange>
          </w:rPr>
          <w:t xml:space="preserve">Graph showing </w:t>
        </w:r>
        <w:r w:rsidRPr="00E97C61">
          <w:rPr>
            <w:rFonts w:ascii="Times New Roman" w:hAnsi="Times New Roman" w:cs="Times New Roman"/>
            <w:b w:val="0"/>
            <w:color w:val="auto"/>
            <w:sz w:val="24"/>
            <w:szCs w:val="24"/>
            <w:rPrChange w:id="1361" w:author="Zach Lessig" w:date="2019-02-08T12:55:00Z">
              <w:rPr>
                <w:rFonts w:ascii="Times New Roman" w:hAnsi="Times New Roman" w:cs="Times New Roman"/>
                <w:bCs/>
              </w:rPr>
            </w:rPrChange>
          </w:rPr>
          <w:t>the absolute value (magnitud</w:t>
        </w:r>
      </w:ins>
      <w:ins w:id="1362" w:author="Zach Lessig" w:date="2019-02-06T09:49:00Z">
        <w:r w:rsidRPr="00E97C61">
          <w:rPr>
            <w:rFonts w:ascii="Times New Roman" w:hAnsi="Times New Roman" w:cs="Times New Roman"/>
            <w:b w:val="0"/>
            <w:color w:val="auto"/>
            <w:sz w:val="24"/>
            <w:szCs w:val="24"/>
            <w:rPrChange w:id="1363" w:author="Zach Lessig" w:date="2019-02-08T12:55:00Z">
              <w:rPr>
                <w:rFonts w:ascii="Times New Roman" w:hAnsi="Times New Roman" w:cs="Times New Roman"/>
                <w:bCs/>
              </w:rPr>
            </w:rPrChange>
          </w:rPr>
          <w:t xml:space="preserve">e) of </w:t>
        </w:r>
      </w:ins>
      <w:ins w:id="1364" w:author="Zach Lessig" w:date="2019-02-06T09:48:00Z">
        <w:r w:rsidRPr="00E97C61">
          <w:rPr>
            <w:rFonts w:ascii="Times New Roman" w:hAnsi="Times New Roman" w:cs="Times New Roman"/>
            <w:b w:val="0"/>
            <w:color w:val="auto"/>
            <w:sz w:val="24"/>
            <w:szCs w:val="24"/>
            <w:rPrChange w:id="1365" w:author="Zach Lessig" w:date="2019-02-08T12:55:00Z">
              <w:rPr>
                <w:rFonts w:ascii="Times New Roman" w:hAnsi="Times New Roman" w:cs="Times New Roman"/>
                <w:bCs/>
              </w:rPr>
            </w:rPrChange>
          </w:rPr>
          <w:t>mean ER</w:t>
        </w:r>
        <w:r w:rsidRPr="00E97C61">
          <w:rPr>
            <w:rFonts w:ascii="Times New Roman" w:hAnsi="Times New Roman" w:cs="Times New Roman"/>
            <w:b w:val="0"/>
            <w:color w:val="auto"/>
            <w:sz w:val="24"/>
            <w:szCs w:val="24"/>
            <w:rPrChange w:id="1366" w:author="Zach Lessig" w:date="2019-02-08T12:55:00Z">
              <w:rPr>
                <w:rFonts w:ascii="Times New Roman" w:hAnsi="Times New Roman" w:cs="Times New Roman"/>
                <w:b/>
                <w:bCs/>
              </w:rPr>
            </w:rPrChange>
          </w:rPr>
          <w:t xml:space="preserve"> values for all sites at consecutive sampling periods, error bars represent standard error</w:t>
        </w:r>
        <w:r w:rsidRPr="00E97C61">
          <w:rPr>
            <w:rFonts w:ascii="Times New Roman" w:hAnsi="Times New Roman" w:cs="Times New Roman"/>
            <w:b w:val="0"/>
            <w:color w:val="auto"/>
            <w:sz w:val="24"/>
            <w:szCs w:val="24"/>
            <w:rPrChange w:id="1367" w:author="Zach Lessig" w:date="2019-02-08T12:55:00Z">
              <w:rPr>
                <w:rFonts w:ascii="Times New Roman" w:hAnsi="Times New Roman" w:cs="Times New Roman"/>
                <w:bCs/>
              </w:rPr>
            </w:rPrChange>
          </w:rPr>
          <w:t xml:space="preserve"> and letters above bars represent Tukey’s honest significant difference categories at </w:t>
        </w:r>
      </w:ins>
      <w:ins w:id="1368" w:author="Zach Lessig" w:date="2019-02-06T10:33:00Z">
        <w:r w:rsidR="00AD46AF" w:rsidRPr="00E97C61">
          <w:rPr>
            <w:rFonts w:ascii="Times New Roman" w:hAnsi="Times New Roman" w:cs="Times New Roman"/>
            <w:b w:val="0"/>
            <w:color w:val="auto"/>
            <w:sz w:val="24"/>
            <w:szCs w:val="24"/>
            <w:rPrChange w:id="1369" w:author="Zach Lessig" w:date="2019-02-08T12:55:00Z">
              <w:rPr>
                <w:rFonts w:ascii="Times New Roman" w:hAnsi="Times New Roman" w:cs="Times New Roman"/>
                <w:bCs/>
              </w:rPr>
            </w:rPrChange>
          </w:rPr>
          <w:t>p= 0.052</w:t>
        </w:r>
      </w:ins>
      <w:ins w:id="1370" w:author="Zach Lessig" w:date="2019-02-06T09:48:00Z">
        <w:r w:rsidRPr="00E97C61">
          <w:rPr>
            <w:rFonts w:ascii="Times New Roman" w:hAnsi="Times New Roman" w:cs="Times New Roman"/>
            <w:b w:val="0"/>
            <w:color w:val="auto"/>
            <w:sz w:val="24"/>
            <w:szCs w:val="24"/>
            <w:rPrChange w:id="1371" w:author="Zach Lessig" w:date="2019-02-08T12:55:00Z">
              <w:rPr>
                <w:rFonts w:ascii="Times New Roman" w:hAnsi="Times New Roman" w:cs="Times New Roman"/>
                <w:b/>
                <w:bCs/>
              </w:rPr>
            </w:rPrChange>
          </w:rPr>
          <w:t>.</w:t>
        </w:r>
      </w:ins>
    </w:p>
    <w:p w14:paraId="6B664DEC" w14:textId="37D27C6C" w:rsidR="003B13AB" w:rsidRPr="00E97C61" w:rsidRDefault="003B13AB">
      <w:pPr>
        <w:spacing w:line="480" w:lineRule="auto"/>
        <w:rPr>
          <w:ins w:id="1372" w:author="Zach Lessig" w:date="2019-02-07T14:08:00Z"/>
          <w:rFonts w:ascii="Times New Roman" w:hAnsi="Times New Roman" w:cs="Times New Roman"/>
        </w:rPr>
      </w:pPr>
      <w:ins w:id="1373" w:author="Zach Lessig" w:date="2019-02-06T09:50:00Z">
        <w:r w:rsidRPr="00E97C61">
          <w:rPr>
            <w:rFonts w:ascii="Times New Roman" w:hAnsi="Times New Roman" w:cs="Times New Roman"/>
            <w:rPrChange w:id="1374" w:author="Zach Lessig" w:date="2019-02-08T12:55:00Z">
              <w:rPr/>
            </w:rPrChange>
          </w:rPr>
          <w:tab/>
        </w:r>
      </w:ins>
      <w:ins w:id="1375" w:author="Zach Lessig" w:date="2019-02-06T09:55:00Z">
        <w:r w:rsidRPr="00E97C61">
          <w:rPr>
            <w:rFonts w:ascii="Times New Roman" w:hAnsi="Times New Roman" w:cs="Times New Roman"/>
            <w:rPrChange w:id="1376" w:author="Zach Lessig" w:date="2019-02-08T12:55:00Z">
              <w:rPr/>
            </w:rPrChange>
          </w:rPr>
          <w:t>The model I determined for</w:t>
        </w:r>
      </w:ins>
      <w:ins w:id="1377" w:author="Zach Lessig" w:date="2019-02-06T09:56:00Z">
        <w:r w:rsidRPr="00E97C61">
          <w:rPr>
            <w:rFonts w:ascii="Times New Roman" w:hAnsi="Times New Roman" w:cs="Times New Roman"/>
          </w:rPr>
          <w:t xml:space="preserve"> ER was a linear mixed effects model with</w:t>
        </w:r>
      </w:ins>
      <w:ins w:id="1378" w:author="Zach Lessig" w:date="2019-02-06T09:58:00Z">
        <w:r w:rsidRPr="00E97C61">
          <w:rPr>
            <w:rFonts w:ascii="Times New Roman" w:hAnsi="Times New Roman" w:cs="Times New Roman"/>
          </w:rPr>
          <w:t xml:space="preserve"> </w:t>
        </w:r>
      </w:ins>
      <w:ins w:id="1379" w:author="Zach Lessig" w:date="2019-02-06T10:01:00Z">
        <w:r w:rsidR="007645E4" w:rsidRPr="00E97C61">
          <w:rPr>
            <w:rFonts w:ascii="Times New Roman" w:hAnsi="Times New Roman" w:cs="Times New Roman"/>
          </w:rPr>
          <w:t xml:space="preserve">a log transformation of the absolute value and </w:t>
        </w:r>
      </w:ins>
      <w:ins w:id="1380" w:author="Zach Lessig" w:date="2019-02-06T09:58:00Z">
        <w:r w:rsidRPr="00E97C61">
          <w:rPr>
            <w:rFonts w:ascii="Times New Roman" w:hAnsi="Times New Roman" w:cs="Times New Roman"/>
          </w:rPr>
          <w:t>site as a random effect</w:t>
        </w:r>
      </w:ins>
      <w:ins w:id="1381" w:author="Zach Lessig" w:date="2019-02-06T09:59:00Z">
        <w:r w:rsidR="007645E4" w:rsidRPr="00E97C61">
          <w:rPr>
            <w:rFonts w:ascii="Times New Roman" w:hAnsi="Times New Roman" w:cs="Times New Roman"/>
          </w:rPr>
          <w:t>.</w:t>
        </w:r>
      </w:ins>
      <w:ins w:id="1382" w:author="Zach Lessig" w:date="2019-02-06T10:00:00Z">
        <w:r w:rsidR="007645E4" w:rsidRPr="00E97C61">
          <w:rPr>
            <w:rFonts w:ascii="Times New Roman" w:hAnsi="Times New Roman" w:cs="Times New Roman"/>
          </w:rPr>
          <w:t xml:space="preserve">  The main effects were d</w:t>
        </w:r>
        <w:r w:rsidR="004B651E" w:rsidRPr="00E97C61">
          <w:rPr>
            <w:rFonts w:ascii="Times New Roman" w:hAnsi="Times New Roman" w:cs="Times New Roman"/>
          </w:rPr>
          <w:t xml:space="preserve">etermined to be depth </w:t>
        </w:r>
      </w:ins>
      <w:ins w:id="1383" w:author="Zach Lessig" w:date="2019-02-06T10:22:00Z">
        <w:r w:rsidR="004B651E" w:rsidRPr="00E97C61">
          <w:rPr>
            <w:rFonts w:ascii="Times New Roman" w:hAnsi="Times New Roman" w:cs="Times New Roman"/>
          </w:rPr>
          <w:t>(</w:t>
        </w:r>
        <w:r w:rsidR="004B651E" w:rsidRPr="00E97C61">
          <w:rPr>
            <w:rFonts w:ascii="Times New Roman" w:hAnsi="Times New Roman" w:cs="Times New Roman"/>
            <w:rPrChange w:id="1384" w:author="Zach Lessig" w:date="2019-02-08T12:55:00Z">
              <w:rPr>
                <w:rFonts w:ascii="Times New Roman" w:hAnsi="Times New Roman" w:cs="Times New Roman"/>
              </w:rPr>
            </w:rPrChange>
          </w:rPr>
          <w:fldChar w:fldCharType="begin"/>
        </w:r>
        <w:r w:rsidR="004B651E" w:rsidRPr="00E97C61">
          <w:rPr>
            <w:rFonts w:ascii="Times New Roman" w:hAnsi="Times New Roman" w:cs="Times New Roman"/>
          </w:rPr>
          <w:instrText xml:space="preserve"> REF _Ref340941 \h </w:instrText>
        </w:r>
      </w:ins>
      <w:r w:rsidR="00AD46AF" w:rsidRPr="00E97C61">
        <w:rPr>
          <w:rFonts w:ascii="Times New Roman" w:hAnsi="Times New Roman" w:cs="Times New Roman"/>
        </w:rPr>
        <w:instrText xml:space="preserve"> \* MERGEFORMAT </w:instrText>
      </w:r>
      <w:r w:rsidR="004B651E" w:rsidRPr="00E97C61">
        <w:rPr>
          <w:rFonts w:ascii="Times New Roman" w:hAnsi="Times New Roman" w:cs="Times New Roman"/>
          <w:rPrChange w:id="1385" w:author="Zach Lessig" w:date="2019-02-08T12:55:00Z">
            <w:rPr>
              <w:rFonts w:ascii="Times New Roman" w:hAnsi="Times New Roman" w:cs="Times New Roman"/>
            </w:rPr>
          </w:rPrChange>
        </w:rPr>
      </w:r>
      <w:r w:rsidR="004B651E" w:rsidRPr="00E97C61">
        <w:rPr>
          <w:rFonts w:ascii="Times New Roman" w:hAnsi="Times New Roman" w:cs="Times New Roman"/>
          <w:rPrChange w:id="1386" w:author="Zach Lessig" w:date="2019-02-08T12:55:00Z">
            <w:rPr>
              <w:rFonts w:ascii="Times New Roman" w:hAnsi="Times New Roman" w:cs="Times New Roman"/>
            </w:rPr>
          </w:rPrChange>
        </w:rPr>
        <w:fldChar w:fldCharType="separate"/>
      </w:r>
      <w:ins w:id="1387" w:author="Zach Lessig" w:date="2019-02-06T10:22:00Z">
        <w:r w:rsidR="004B651E" w:rsidRPr="00E97C61">
          <w:rPr>
            <w:rFonts w:ascii="Times New Roman" w:hAnsi="Times New Roman" w:cs="Times New Roman"/>
            <w:rPrChange w:id="1388" w:author="Zach Lessig" w:date="2019-02-08T12:55:00Z">
              <w:rPr/>
            </w:rPrChange>
          </w:rPr>
          <w:t xml:space="preserve">Figure </w:t>
        </w:r>
        <w:r w:rsidR="004B651E" w:rsidRPr="00E97C61">
          <w:rPr>
            <w:rFonts w:ascii="Times New Roman" w:hAnsi="Times New Roman" w:cs="Times New Roman"/>
            <w:noProof/>
          </w:rPr>
          <w:t>5</w:t>
        </w:r>
        <w:r w:rsidR="004B651E" w:rsidRPr="00E97C61">
          <w:rPr>
            <w:rFonts w:ascii="Times New Roman" w:hAnsi="Times New Roman" w:cs="Times New Roman"/>
            <w:rPrChange w:id="1389" w:author="Zach Lessig" w:date="2019-02-08T12:55:00Z">
              <w:rPr>
                <w:rFonts w:ascii="Times New Roman" w:hAnsi="Times New Roman" w:cs="Times New Roman"/>
              </w:rPr>
            </w:rPrChange>
          </w:rPr>
          <w:fldChar w:fldCharType="end"/>
        </w:r>
        <w:r w:rsidR="004B651E" w:rsidRPr="00E97C61">
          <w:rPr>
            <w:rFonts w:ascii="Times New Roman" w:hAnsi="Times New Roman" w:cs="Times New Roman"/>
          </w:rPr>
          <w:t xml:space="preserve">) </w:t>
        </w:r>
      </w:ins>
      <w:ins w:id="1390" w:author="Zach Lessig" w:date="2019-02-06T10:00:00Z">
        <w:r w:rsidR="004B651E" w:rsidRPr="00E97C61">
          <w:rPr>
            <w:rFonts w:ascii="Times New Roman" w:hAnsi="Times New Roman" w:cs="Times New Roman"/>
          </w:rPr>
          <w:t>and slope</w:t>
        </w:r>
      </w:ins>
      <w:ins w:id="1391" w:author="Zach Lessig" w:date="2019-02-06T10:22:00Z">
        <w:r w:rsidR="004B651E" w:rsidRPr="00E97C61">
          <w:rPr>
            <w:rFonts w:ascii="Times New Roman" w:hAnsi="Times New Roman" w:cs="Times New Roman"/>
          </w:rPr>
          <w:t xml:space="preserve"> (</w:t>
        </w:r>
        <w:r w:rsidR="004B651E" w:rsidRPr="00E97C61">
          <w:rPr>
            <w:rFonts w:ascii="Times New Roman" w:hAnsi="Times New Roman" w:cs="Times New Roman"/>
            <w:rPrChange w:id="1392" w:author="Zach Lessig" w:date="2019-02-08T12:55:00Z">
              <w:rPr>
                <w:rFonts w:ascii="Times New Roman" w:hAnsi="Times New Roman" w:cs="Times New Roman"/>
              </w:rPr>
            </w:rPrChange>
          </w:rPr>
          <w:fldChar w:fldCharType="begin"/>
        </w:r>
        <w:r w:rsidR="004B651E" w:rsidRPr="00E97C61">
          <w:rPr>
            <w:rFonts w:ascii="Times New Roman" w:hAnsi="Times New Roman" w:cs="Times New Roman"/>
          </w:rPr>
          <w:instrText xml:space="preserve"> REF _Ref340950 \h </w:instrText>
        </w:r>
      </w:ins>
      <w:r w:rsidR="00AD46AF" w:rsidRPr="00E97C61">
        <w:rPr>
          <w:rFonts w:ascii="Times New Roman" w:hAnsi="Times New Roman" w:cs="Times New Roman"/>
        </w:rPr>
        <w:instrText xml:space="preserve"> \* MERGEFORMAT </w:instrText>
      </w:r>
      <w:r w:rsidR="004B651E" w:rsidRPr="00E97C61">
        <w:rPr>
          <w:rFonts w:ascii="Times New Roman" w:hAnsi="Times New Roman" w:cs="Times New Roman"/>
          <w:rPrChange w:id="1393" w:author="Zach Lessig" w:date="2019-02-08T12:55:00Z">
            <w:rPr>
              <w:rFonts w:ascii="Times New Roman" w:hAnsi="Times New Roman" w:cs="Times New Roman"/>
            </w:rPr>
          </w:rPrChange>
        </w:rPr>
      </w:r>
      <w:r w:rsidR="004B651E" w:rsidRPr="00E97C61">
        <w:rPr>
          <w:rFonts w:ascii="Times New Roman" w:hAnsi="Times New Roman" w:cs="Times New Roman"/>
          <w:rPrChange w:id="1394" w:author="Zach Lessig" w:date="2019-02-08T12:55:00Z">
            <w:rPr>
              <w:rFonts w:ascii="Times New Roman" w:hAnsi="Times New Roman" w:cs="Times New Roman"/>
            </w:rPr>
          </w:rPrChange>
        </w:rPr>
        <w:fldChar w:fldCharType="separate"/>
      </w:r>
      <w:ins w:id="1395" w:author="Zach Lessig" w:date="2019-02-06T10:22:00Z">
        <w:r w:rsidR="004B651E" w:rsidRPr="00E97C61">
          <w:rPr>
            <w:rFonts w:ascii="Times New Roman" w:hAnsi="Times New Roman" w:cs="Times New Roman"/>
            <w:rPrChange w:id="1396" w:author="Zach Lessig" w:date="2019-02-08T12:55:00Z">
              <w:rPr/>
            </w:rPrChange>
          </w:rPr>
          <w:t xml:space="preserve">Figure </w:t>
        </w:r>
        <w:r w:rsidR="004B651E" w:rsidRPr="00E97C61">
          <w:rPr>
            <w:rFonts w:ascii="Times New Roman" w:hAnsi="Times New Roman" w:cs="Times New Roman"/>
            <w:noProof/>
            <w:rPrChange w:id="1397" w:author="Zach Lessig" w:date="2019-02-08T12:55:00Z">
              <w:rPr>
                <w:noProof/>
              </w:rPr>
            </w:rPrChange>
          </w:rPr>
          <w:t>6</w:t>
        </w:r>
        <w:r w:rsidR="004B651E" w:rsidRPr="00E97C61">
          <w:rPr>
            <w:rFonts w:ascii="Times New Roman" w:hAnsi="Times New Roman" w:cs="Times New Roman"/>
            <w:rPrChange w:id="1398" w:author="Zach Lessig" w:date="2019-02-08T12:55:00Z">
              <w:rPr>
                <w:rFonts w:ascii="Times New Roman" w:hAnsi="Times New Roman" w:cs="Times New Roman"/>
              </w:rPr>
            </w:rPrChange>
          </w:rPr>
          <w:fldChar w:fldCharType="end"/>
        </w:r>
        <w:r w:rsidR="004B651E" w:rsidRPr="00E97C61">
          <w:rPr>
            <w:rFonts w:ascii="Times New Roman" w:hAnsi="Times New Roman" w:cs="Times New Roman"/>
          </w:rPr>
          <w:t>)</w:t>
        </w:r>
      </w:ins>
      <w:ins w:id="1399" w:author="Zach Lessig" w:date="2019-02-06T10:00:00Z">
        <w:r w:rsidR="004B651E" w:rsidRPr="00E97C61">
          <w:rPr>
            <w:rFonts w:ascii="Times New Roman" w:hAnsi="Times New Roman" w:cs="Times New Roman"/>
          </w:rPr>
          <w:t>.</w:t>
        </w:r>
      </w:ins>
      <w:ins w:id="1400" w:author="Zach Lessig" w:date="2019-02-06T10:48:00Z">
        <w:r w:rsidR="00A24302" w:rsidRPr="00E97C61">
          <w:rPr>
            <w:rFonts w:ascii="Times New Roman" w:hAnsi="Times New Roman" w:cs="Times New Roman"/>
          </w:rPr>
          <w:t xml:space="preserve">  ER </w:t>
        </w:r>
      </w:ins>
      <w:ins w:id="1401" w:author="Zach Lessig" w:date="2019-02-06T11:22:00Z">
        <w:r w:rsidR="00863AFC" w:rsidRPr="00E97C61">
          <w:rPr>
            <w:rFonts w:ascii="Times New Roman" w:hAnsi="Times New Roman" w:cs="Times New Roman"/>
          </w:rPr>
          <w:t xml:space="preserve">magnitude </w:t>
        </w:r>
      </w:ins>
      <w:ins w:id="1402" w:author="Zach Lessig" w:date="2019-02-06T10:48:00Z">
        <w:r w:rsidR="00863AFC" w:rsidRPr="00E97C61">
          <w:rPr>
            <w:rFonts w:ascii="Times New Roman" w:hAnsi="Times New Roman" w:cs="Times New Roman"/>
          </w:rPr>
          <w:t xml:space="preserve">did not appear to relate positively to </w:t>
        </w:r>
      </w:ins>
      <w:ins w:id="1403" w:author="Zach Lessig" w:date="2019-02-06T11:35:00Z">
        <w:r w:rsidR="006E34D9" w:rsidRPr="00E97C61">
          <w:rPr>
            <w:rFonts w:ascii="Times New Roman" w:hAnsi="Times New Roman" w:cs="Times New Roman"/>
          </w:rPr>
          <w:t xml:space="preserve">nutrients (DOC, DIN, </w:t>
        </w:r>
        <w:proofErr w:type="gramStart"/>
        <w:r w:rsidR="006E34D9" w:rsidRPr="00E97C61">
          <w:rPr>
            <w:rFonts w:ascii="Times New Roman" w:hAnsi="Times New Roman" w:cs="Times New Roman"/>
          </w:rPr>
          <w:t>SRP</w:t>
        </w:r>
        <w:proofErr w:type="gramEnd"/>
        <w:r w:rsidR="006E34D9" w:rsidRPr="00E97C61">
          <w:rPr>
            <w:rFonts w:ascii="Times New Roman" w:hAnsi="Times New Roman" w:cs="Times New Roman"/>
          </w:rPr>
          <w:t xml:space="preserve">) </w:t>
        </w:r>
      </w:ins>
      <w:ins w:id="1404" w:author="Zach Lessig" w:date="2019-02-06T12:09:00Z">
        <w:r w:rsidR="007C51E9" w:rsidRPr="00E97C61">
          <w:rPr>
            <w:rFonts w:ascii="Times New Roman" w:hAnsi="Times New Roman" w:cs="Times New Roman"/>
          </w:rPr>
          <w:t>however ER</w:t>
        </w:r>
        <w:r w:rsidR="00C555C9" w:rsidRPr="00E97C61">
          <w:rPr>
            <w:rFonts w:ascii="Times New Roman" w:hAnsi="Times New Roman" w:cs="Times New Roman"/>
          </w:rPr>
          <w:t xml:space="preserve"> did relate to GPP</w:t>
        </w:r>
      </w:ins>
      <w:ins w:id="1405" w:author="Zach Lessig" w:date="2019-02-06T12:14:00Z">
        <w:r w:rsidR="00C555C9" w:rsidRPr="00E97C61">
          <w:rPr>
            <w:rFonts w:ascii="Times New Roman" w:hAnsi="Times New Roman" w:cs="Times New Roman"/>
          </w:rPr>
          <w:t xml:space="preserve"> (</w:t>
        </w:r>
        <w:r w:rsidR="00C555C9" w:rsidRPr="00E97C61">
          <w:rPr>
            <w:rFonts w:ascii="Times New Roman" w:hAnsi="Times New Roman" w:cs="Times New Roman"/>
            <w:rPrChange w:id="1406" w:author="Zach Lessig" w:date="2019-02-08T12:55:00Z">
              <w:rPr>
                <w:rFonts w:ascii="Times New Roman" w:hAnsi="Times New Roman" w:cs="Times New Roman"/>
              </w:rPr>
            </w:rPrChange>
          </w:rPr>
          <w:fldChar w:fldCharType="begin"/>
        </w:r>
        <w:r w:rsidR="00C555C9" w:rsidRPr="00E97C61">
          <w:rPr>
            <w:rFonts w:ascii="Times New Roman" w:hAnsi="Times New Roman" w:cs="Times New Roman"/>
          </w:rPr>
          <w:instrText xml:space="preserve"> REF _Ref347669 \h </w:instrText>
        </w:r>
      </w:ins>
      <w:r w:rsidR="00C555C9" w:rsidRPr="00E97C61">
        <w:rPr>
          <w:rFonts w:ascii="Times New Roman" w:hAnsi="Times New Roman" w:cs="Times New Roman"/>
          <w:rPrChange w:id="1407" w:author="Zach Lessig" w:date="2019-02-08T12:55:00Z">
            <w:rPr>
              <w:rFonts w:ascii="Times New Roman" w:hAnsi="Times New Roman" w:cs="Times New Roman"/>
              <w:b/>
            </w:rPr>
          </w:rPrChange>
        </w:rPr>
        <w:instrText xml:space="preserve"> \* MERGEFORMAT </w:instrText>
      </w:r>
      <w:r w:rsidR="00C555C9" w:rsidRPr="00E97C61">
        <w:rPr>
          <w:rFonts w:ascii="Times New Roman" w:hAnsi="Times New Roman" w:cs="Times New Roman"/>
          <w:rPrChange w:id="1408" w:author="Zach Lessig" w:date="2019-02-08T12:55:00Z">
            <w:rPr>
              <w:rFonts w:ascii="Times New Roman" w:hAnsi="Times New Roman" w:cs="Times New Roman"/>
            </w:rPr>
          </w:rPrChange>
        </w:rPr>
      </w:r>
      <w:r w:rsidR="00C555C9" w:rsidRPr="00E97C61">
        <w:rPr>
          <w:rFonts w:ascii="Times New Roman" w:hAnsi="Times New Roman" w:cs="Times New Roman"/>
          <w:rPrChange w:id="1409" w:author="Zach Lessig" w:date="2019-02-08T12:55:00Z">
            <w:rPr>
              <w:rFonts w:ascii="Times New Roman" w:hAnsi="Times New Roman" w:cs="Times New Roman"/>
            </w:rPr>
          </w:rPrChange>
        </w:rPr>
        <w:fldChar w:fldCharType="separate"/>
      </w:r>
      <w:ins w:id="1410" w:author="Zach Lessig" w:date="2019-02-06T12:14:00Z">
        <w:r w:rsidR="00C555C9" w:rsidRPr="00E97C61">
          <w:rPr>
            <w:rFonts w:ascii="Times New Roman" w:hAnsi="Times New Roman" w:cs="Times New Roman"/>
            <w:rPrChange w:id="1411" w:author="Zach Lessig" w:date="2019-02-08T12:55:00Z">
              <w:rPr/>
            </w:rPrChange>
          </w:rPr>
          <w:t xml:space="preserve">Figure </w:t>
        </w:r>
        <w:r w:rsidR="00C555C9" w:rsidRPr="00E97C61">
          <w:rPr>
            <w:rFonts w:ascii="Times New Roman" w:hAnsi="Times New Roman" w:cs="Times New Roman"/>
            <w:noProof/>
            <w:rPrChange w:id="1412" w:author="Zach Lessig" w:date="2019-02-08T12:55:00Z">
              <w:rPr>
                <w:noProof/>
              </w:rPr>
            </w:rPrChange>
          </w:rPr>
          <w:t>7</w:t>
        </w:r>
        <w:r w:rsidR="00C555C9" w:rsidRPr="00E97C61">
          <w:rPr>
            <w:rFonts w:ascii="Times New Roman" w:hAnsi="Times New Roman" w:cs="Times New Roman"/>
            <w:rPrChange w:id="1413" w:author="Zach Lessig" w:date="2019-02-08T12:55:00Z">
              <w:rPr>
                <w:rFonts w:ascii="Times New Roman" w:hAnsi="Times New Roman" w:cs="Times New Roman"/>
              </w:rPr>
            </w:rPrChange>
          </w:rPr>
          <w:fldChar w:fldCharType="end"/>
        </w:r>
        <w:r w:rsidR="00C555C9" w:rsidRPr="00E97C61">
          <w:rPr>
            <w:rFonts w:ascii="Times New Roman" w:hAnsi="Times New Roman" w:cs="Times New Roman"/>
          </w:rPr>
          <w:t>).</w:t>
        </w:r>
      </w:ins>
    </w:p>
    <w:p w14:paraId="20FC0078" w14:textId="624233E8" w:rsidR="00FE15F9" w:rsidRPr="00E97C61" w:rsidRDefault="008560A5">
      <w:pPr>
        <w:spacing w:line="480" w:lineRule="auto"/>
        <w:rPr>
          <w:ins w:id="1414" w:author="Zach Lessig" w:date="2019-02-06T10:14:00Z"/>
          <w:rFonts w:ascii="Times New Roman" w:hAnsi="Times New Roman" w:cs="Times New Roman"/>
        </w:rPr>
      </w:pPr>
      <m:oMathPara>
        <m:oMath>
          <m:r>
            <w:ins w:id="1415" w:author="Zach Lessig" w:date="2019-02-07T14:09:00Z">
              <m:rPr>
                <m:sty m:val="p"/>
              </m:rPr>
              <w:rPr>
                <w:rFonts w:ascii="Cambria Math" w:eastAsiaTheme="minorEastAsia" w:hAnsi="Cambria Math" w:cs="Times New Roman"/>
                <w:rPrChange w:id="1416" w:author="Zach Lessig" w:date="2019-02-08T12:55:00Z">
                  <w:rPr>
                    <w:rFonts w:ascii="Cambria Math" w:eastAsiaTheme="minorEastAsia" w:hAnsi="Cambria Math" w:cs="Times New Roman"/>
                  </w:rPr>
                </w:rPrChange>
              </w:rPr>
              <m:t xml:space="preserve">LME: </m:t>
            </w:ins>
          </m:r>
          <m:r>
            <w:rPr>
              <w:rFonts w:ascii="Cambria Math" w:hAnsi="Cambria Math" w:cs="Times New Roman"/>
              <w:rPrChange w:id="1417" w:author="Zach Lessig" w:date="2019-02-08T12:55:00Z">
                <w:rPr>
                  <w:rFonts w:ascii="Cambria Math" w:hAnsi="Cambria Math" w:cs="Times New Roman"/>
                </w:rPr>
              </w:rPrChange>
            </w:rPr>
            <m:t>ln</m:t>
          </m:r>
          <m:r>
            <w:del w:id="1418" w:author="Zach Lessig" w:date="2019-02-07T14:10:00Z">
              <m:rPr>
                <m:sty m:val="p"/>
              </m:rPr>
              <w:rPr>
                <w:rFonts w:ascii="Cambria Math" w:hAnsi="Cambria Math" w:cs="Times New Roman"/>
                <w:rPrChange w:id="1419" w:author="Zach Lessig" w:date="2019-02-08T12:55:00Z">
                  <w:rPr>
                    <w:rFonts w:ascii="Cambria Math" w:hAnsi="Cambria Math" w:cs="Times New Roman"/>
                  </w:rPr>
                </w:rPrChange>
              </w:rPr>
              <m:t>⁡</m:t>
            </w:del>
          </m:r>
          <m:r>
            <w:ins w:id="1420" w:author="Zach Lessig" w:date="2019-02-07T14:10:00Z">
              <w:rPr>
                <w:rFonts w:ascii="Cambria Math" w:hAnsi="Cambria Math" w:cs="Times New Roman"/>
                <w:rPrChange w:id="1421" w:author="Zach Lessig" w:date="2019-02-08T12:55:00Z">
                  <w:rPr>
                    <w:rFonts w:ascii="Cambria Math" w:hAnsi="Cambria Math" w:cs="Times New Roman"/>
                  </w:rPr>
                </w:rPrChange>
              </w:rPr>
              <m:t>(</m:t>
            </w:ins>
          </m:r>
          <m:r>
            <w:ins w:id="1422" w:author="Zach Lessig" w:date="2019-02-07T14:11:00Z">
              <w:rPr>
                <w:rFonts w:ascii="Cambria Math" w:hAnsi="Cambria Math" w:cs="Times New Roman"/>
                <w:rPrChange w:id="1423" w:author="Zach Lessig" w:date="2019-02-08T12:55:00Z">
                  <w:rPr>
                    <w:rFonts w:ascii="Cambria Math" w:hAnsi="Cambria Math" w:cs="Times New Roman"/>
                  </w:rPr>
                </w:rPrChange>
              </w:rPr>
              <m:t>|</m:t>
            </w:ins>
          </m:r>
          <m:r>
            <w:ins w:id="1424" w:author="Zach Lessig" w:date="2019-02-07T14:09:00Z">
              <m:rPr>
                <m:sty m:val="p"/>
              </m:rPr>
              <w:rPr>
                <w:rFonts w:ascii="Cambria Math" w:hAnsi="Cambria Math" w:cs="Times New Roman"/>
                <w:rPrChange w:id="1425" w:author="Zach Lessig" w:date="2019-02-08T12:55:00Z">
                  <w:rPr>
                    <w:rFonts w:ascii="Cambria Math" w:hAnsi="Cambria Math" w:cs="Times New Roman"/>
                  </w:rPr>
                </w:rPrChange>
              </w:rPr>
              <m:t>ER</m:t>
            </w:ins>
          </m:r>
          <m:r>
            <w:ins w:id="1426" w:author="Zach Lessig" w:date="2019-02-07T14:11:00Z">
              <m:rPr>
                <m:sty m:val="p"/>
              </m:rPr>
              <w:rPr>
                <w:rFonts w:ascii="Cambria Math" w:hAnsi="Cambria Math" w:cs="Times New Roman"/>
                <w:rPrChange w:id="1427" w:author="Zach Lessig" w:date="2019-02-08T12:55:00Z">
                  <w:rPr>
                    <w:rFonts w:ascii="Cambria Math" w:hAnsi="Cambria Math" w:cs="Times New Roman"/>
                  </w:rPr>
                </w:rPrChange>
              </w:rPr>
              <m:t>|</m:t>
            </w:ins>
          </m:r>
          <m:r>
            <w:ins w:id="1428" w:author="Zach Lessig" w:date="2019-02-07T14:10:00Z">
              <m:rPr>
                <m:sty m:val="p"/>
              </m:rPr>
              <w:rPr>
                <w:rFonts w:ascii="Cambria Math" w:hAnsi="Cambria Math" w:cs="Times New Roman"/>
                <w:rPrChange w:id="1429" w:author="Zach Lessig" w:date="2019-02-08T12:55:00Z">
                  <w:rPr>
                    <w:rFonts w:ascii="Cambria Math" w:hAnsi="Cambria Math" w:cs="Times New Roman"/>
                  </w:rPr>
                </w:rPrChange>
              </w:rPr>
              <m:t>)</m:t>
            </w:ins>
          </m:r>
          <m:r>
            <w:ins w:id="1430" w:author="Zach Lessig" w:date="2019-02-07T14:09:00Z">
              <w:rPr>
                <w:rFonts w:ascii="Cambria Math" w:hAnsi="Cambria Math" w:cs="Times New Roman"/>
                <w:rPrChange w:id="1431" w:author="Zach Lessig" w:date="2019-02-08T12:55:00Z">
                  <w:rPr>
                    <w:rFonts w:ascii="Cambria Math" w:hAnsi="Cambria Math" w:cs="Times New Roman"/>
                  </w:rPr>
                </w:rPrChange>
              </w:rPr>
              <m:t xml:space="preserve">~ </m:t>
            </w:ins>
          </m:r>
          <m:r>
            <w:ins w:id="1432" w:author="Zach Lessig" w:date="2019-02-07T14:09:00Z">
              <m:rPr>
                <m:sty m:val="p"/>
              </m:rPr>
              <w:rPr>
                <w:rFonts w:ascii="Cambria Math" w:hAnsi="Cambria Math" w:cs="Times New Roman"/>
                <w:rPrChange w:id="1433" w:author="Zach Lessig" w:date="2019-02-08T12:55:00Z">
                  <w:rPr>
                    <w:rFonts w:ascii="Cambria Math" w:hAnsi="Cambria Math" w:cs="Times New Roman"/>
                  </w:rPr>
                </w:rPrChange>
              </w:rPr>
              <m:t>Depth+</m:t>
            </w:ins>
          </m:r>
          <m:r>
            <w:ins w:id="1434" w:author="Zach Lessig" w:date="2019-02-07T14:12:00Z">
              <m:rPr>
                <m:sty m:val="p"/>
              </m:rPr>
              <w:rPr>
                <w:rFonts w:ascii="Cambria Math" w:hAnsi="Cambria Math" w:cs="Times New Roman"/>
                <w:rPrChange w:id="1435" w:author="Zach Lessig" w:date="2019-02-08T12:55:00Z">
                  <w:rPr>
                    <w:rFonts w:ascii="Cambria Math" w:hAnsi="Cambria Math" w:cs="Times New Roman"/>
                  </w:rPr>
                </w:rPrChange>
              </w:rPr>
              <m:t>Slope</m:t>
            </w:ins>
          </m:r>
          <m:r>
            <w:ins w:id="1436" w:author="Zach Lessig" w:date="2019-02-07T14:09:00Z">
              <m:rPr>
                <m:sty m:val="p"/>
              </m:rPr>
              <w:rPr>
                <w:rFonts w:ascii="Cambria Math" w:hAnsi="Cambria Math" w:cs="Times New Roman"/>
                <w:rPrChange w:id="1437" w:author="Zach Lessig" w:date="2019-02-08T12:55:00Z">
                  <w:rPr>
                    <w:rFonts w:ascii="Cambria Math" w:hAnsi="Cambria Math" w:cs="Times New Roman"/>
                  </w:rPr>
                </w:rPrChange>
              </w:rPr>
              <m:t>; Random Effect by Site</m:t>
            </w:ins>
          </m:r>
        </m:oMath>
      </m:oMathPara>
    </w:p>
    <w:p w14:paraId="641D1F56" w14:textId="77777777" w:rsidR="004B651E" w:rsidRPr="00E97C61" w:rsidRDefault="004B651E">
      <w:pPr>
        <w:keepNext/>
        <w:jc w:val="center"/>
        <w:rPr>
          <w:ins w:id="1438" w:author="Zach Lessig" w:date="2019-02-06T10:15:00Z"/>
          <w:rFonts w:ascii="Times New Roman" w:hAnsi="Times New Roman" w:cs="Times New Roman"/>
          <w:rPrChange w:id="1439" w:author="Zach Lessig" w:date="2019-02-08T12:55:00Z">
            <w:rPr>
              <w:ins w:id="1440" w:author="Zach Lessig" w:date="2019-02-06T10:15:00Z"/>
            </w:rPr>
          </w:rPrChange>
        </w:rPr>
        <w:pPrChange w:id="1441" w:author="Zach Lessig" w:date="2019-02-08T12:57:00Z">
          <w:pPr>
            <w:spacing w:line="480" w:lineRule="auto"/>
            <w:jc w:val="center"/>
          </w:pPr>
        </w:pPrChange>
      </w:pPr>
      <w:ins w:id="1442" w:author="Zach Lessig" w:date="2019-02-06T10:14:00Z">
        <w:r w:rsidRPr="00E97C61">
          <w:rPr>
            <w:rFonts w:ascii="Times New Roman" w:hAnsi="Times New Roman" w:cs="Times New Roman"/>
            <w:noProof/>
            <w:rPrChange w:id="1443" w:author="Zach Lessig" w:date="2019-02-08T12:55:00Z">
              <w:rPr>
                <w:rFonts w:ascii="Times New Roman" w:hAnsi="Times New Roman" w:cs="Times New Roman"/>
                <w:noProof/>
              </w:rPr>
            </w:rPrChange>
          </w:rPr>
          <w:lastRenderedPageBreak/>
          <w:drawing>
            <wp:inline distT="0" distB="0" distL="0" distR="0" wp14:anchorId="5CE0892F" wp14:editId="4D97E188">
              <wp:extent cx="3429000" cy="3429000"/>
              <wp:effectExtent l="0" t="0" r="0" b="0"/>
              <wp:docPr id="15" name="Picture 15" descr="N:\Thesis\Rplot.depth.t.er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Thesis\Rplot.depth.t.er1.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ins>
    </w:p>
    <w:p w14:paraId="72C331E3" w14:textId="7406DBB4" w:rsidR="004B651E" w:rsidRPr="00E97C61" w:rsidRDefault="004B651E">
      <w:pPr>
        <w:pStyle w:val="Caption"/>
        <w:rPr>
          <w:ins w:id="1444" w:author="Zach Lessig" w:date="2019-02-06T10:15:00Z"/>
          <w:rFonts w:ascii="Times New Roman" w:hAnsi="Times New Roman" w:cs="Times New Roman"/>
          <w:rPrChange w:id="1445" w:author="Zach Lessig" w:date="2019-02-08T12:55:00Z">
            <w:rPr>
              <w:ins w:id="1446" w:author="Zach Lessig" w:date="2019-02-06T10:15:00Z"/>
              <w:rFonts w:ascii="Times New Roman" w:hAnsi="Times New Roman" w:cs="Times New Roman"/>
            </w:rPr>
          </w:rPrChange>
        </w:rPr>
        <w:pPrChange w:id="1447" w:author="Zach Lessig" w:date="2019-02-08T12:57:00Z">
          <w:pPr>
            <w:spacing w:line="480" w:lineRule="auto"/>
          </w:pPr>
        </w:pPrChange>
      </w:pPr>
      <w:bookmarkStart w:id="1448" w:name="_Ref340941"/>
      <w:ins w:id="1449" w:author="Zach Lessig" w:date="2019-02-06T10:15:00Z">
        <w:r w:rsidRPr="00E97C61">
          <w:rPr>
            <w:rFonts w:ascii="Times New Roman" w:hAnsi="Times New Roman" w:cs="Times New Roman"/>
            <w:color w:val="auto"/>
            <w:sz w:val="24"/>
            <w:szCs w:val="24"/>
            <w:rPrChange w:id="1450" w:author="Zach Lessig" w:date="2019-02-08T12:55:00Z">
              <w:rPr>
                <w:b/>
                <w:bCs/>
              </w:rPr>
            </w:rPrChange>
          </w:rPr>
          <w:t xml:space="preserve">Figure </w:t>
        </w:r>
        <w:r w:rsidRPr="00E97C61">
          <w:rPr>
            <w:rFonts w:ascii="Times New Roman" w:hAnsi="Times New Roman" w:cs="Times New Roman"/>
            <w:color w:val="auto"/>
            <w:sz w:val="24"/>
            <w:szCs w:val="24"/>
            <w:rPrChange w:id="1451" w:author="Zach Lessig" w:date="2019-02-08T12:55:00Z">
              <w:rPr>
                <w:b/>
                <w:bCs/>
              </w:rPr>
            </w:rPrChange>
          </w:rPr>
          <w:fldChar w:fldCharType="begin"/>
        </w:r>
        <w:r w:rsidRPr="00E97C61">
          <w:rPr>
            <w:rFonts w:ascii="Times New Roman" w:hAnsi="Times New Roman" w:cs="Times New Roman"/>
            <w:color w:val="auto"/>
            <w:sz w:val="24"/>
            <w:szCs w:val="24"/>
            <w:rPrChange w:id="1452" w:author="Zach Lessig" w:date="2019-02-08T12:55:00Z">
              <w:rPr>
                <w:b/>
                <w:bCs/>
              </w:rPr>
            </w:rPrChange>
          </w:rPr>
          <w:instrText xml:space="preserve"> SEQ Figure \* ARABIC </w:instrText>
        </w:r>
      </w:ins>
      <w:r w:rsidRPr="00E97C61">
        <w:rPr>
          <w:rFonts w:ascii="Times New Roman" w:hAnsi="Times New Roman" w:cs="Times New Roman"/>
          <w:color w:val="auto"/>
          <w:sz w:val="24"/>
          <w:szCs w:val="24"/>
          <w:rPrChange w:id="1453" w:author="Zach Lessig" w:date="2019-02-08T12:55:00Z">
            <w:rPr>
              <w:b/>
              <w:bCs/>
            </w:rPr>
          </w:rPrChange>
        </w:rPr>
        <w:fldChar w:fldCharType="separate"/>
      </w:r>
      <w:ins w:id="1454" w:author="Zach Lessig" w:date="2019-02-07T12:01:00Z">
        <w:r w:rsidR="005C7538" w:rsidRPr="00E97C61">
          <w:rPr>
            <w:rFonts w:ascii="Times New Roman" w:hAnsi="Times New Roman" w:cs="Times New Roman"/>
            <w:noProof/>
            <w:color w:val="auto"/>
            <w:sz w:val="24"/>
            <w:szCs w:val="24"/>
            <w:rPrChange w:id="1455" w:author="Zach Lessig" w:date="2019-02-08T12:55:00Z">
              <w:rPr>
                <w:rFonts w:ascii="Times New Roman" w:hAnsi="Times New Roman" w:cs="Times New Roman"/>
                <w:b/>
                <w:bCs/>
                <w:noProof/>
              </w:rPr>
            </w:rPrChange>
          </w:rPr>
          <w:t>5</w:t>
        </w:r>
      </w:ins>
      <w:ins w:id="1456" w:author="Zach Lessig" w:date="2019-02-06T10:15:00Z">
        <w:r w:rsidRPr="00E97C61">
          <w:rPr>
            <w:rFonts w:ascii="Times New Roman" w:hAnsi="Times New Roman" w:cs="Times New Roman"/>
            <w:color w:val="auto"/>
            <w:sz w:val="24"/>
            <w:szCs w:val="24"/>
            <w:rPrChange w:id="1457" w:author="Zach Lessig" w:date="2019-02-08T12:55:00Z">
              <w:rPr>
                <w:b/>
                <w:bCs/>
              </w:rPr>
            </w:rPrChange>
          </w:rPr>
          <w:fldChar w:fldCharType="end"/>
        </w:r>
      </w:ins>
      <w:bookmarkEnd w:id="1448"/>
      <w:ins w:id="1458" w:author="Zach Lessig" w:date="2019-02-06T10:19:00Z">
        <w:r w:rsidRPr="00E97C61">
          <w:rPr>
            <w:rFonts w:ascii="Times New Roman" w:hAnsi="Times New Roman" w:cs="Times New Roman"/>
            <w:color w:val="auto"/>
            <w:sz w:val="24"/>
            <w:szCs w:val="24"/>
            <w:rPrChange w:id="1459" w:author="Zach Lessig" w:date="2019-02-08T12:55:00Z">
              <w:rPr>
                <w:rFonts w:ascii="Times New Roman" w:hAnsi="Times New Roman" w:cs="Times New Roman"/>
                <w:b/>
                <w:bCs/>
              </w:rPr>
            </w:rPrChange>
          </w:rPr>
          <w:t>.</w:t>
        </w:r>
      </w:ins>
      <w:ins w:id="1460" w:author="Zach Lessig" w:date="2019-02-06T10:25:00Z">
        <w:r w:rsidR="00AD46AF" w:rsidRPr="00E97C61">
          <w:rPr>
            <w:rFonts w:ascii="Times New Roman" w:hAnsi="Times New Roman" w:cs="Times New Roman"/>
            <w:color w:val="auto"/>
            <w:sz w:val="24"/>
            <w:szCs w:val="24"/>
            <w:rPrChange w:id="1461" w:author="Zach Lessig" w:date="2019-02-08T12:55:00Z">
              <w:rPr>
                <w:rFonts w:ascii="Times New Roman" w:hAnsi="Times New Roman" w:cs="Times New Roman"/>
                <w:b/>
                <w:bCs/>
              </w:rPr>
            </w:rPrChange>
          </w:rPr>
          <w:t xml:space="preserve"> </w:t>
        </w:r>
        <w:r w:rsidR="00AD46AF" w:rsidRPr="00E97C61">
          <w:rPr>
            <w:rFonts w:ascii="Times New Roman" w:hAnsi="Times New Roman" w:cs="Times New Roman"/>
            <w:b w:val="0"/>
            <w:color w:val="auto"/>
            <w:sz w:val="24"/>
            <w:szCs w:val="24"/>
            <w:rPrChange w:id="1462" w:author="Zach Lessig" w:date="2019-02-08T12:55:00Z">
              <w:rPr>
                <w:rFonts w:ascii="Times New Roman" w:hAnsi="Times New Roman" w:cs="Times New Roman"/>
                <w:b/>
                <w:bCs/>
              </w:rPr>
            </w:rPrChange>
          </w:rPr>
          <w:t>Graph showing regression of transformed ER and depth (m) with an adjusted R</w:t>
        </w:r>
        <w:r w:rsidR="00AD46AF" w:rsidRPr="00E97C61">
          <w:rPr>
            <w:rFonts w:ascii="Times New Roman" w:hAnsi="Times New Roman" w:cs="Times New Roman"/>
            <w:b w:val="0"/>
            <w:color w:val="auto"/>
            <w:sz w:val="24"/>
            <w:szCs w:val="24"/>
            <w:vertAlign w:val="superscript"/>
            <w:rPrChange w:id="1463" w:author="Zach Lessig" w:date="2019-02-08T12:55:00Z">
              <w:rPr>
                <w:rFonts w:ascii="Times New Roman" w:hAnsi="Times New Roman" w:cs="Times New Roman"/>
                <w:b/>
                <w:bCs/>
              </w:rPr>
            </w:rPrChange>
          </w:rPr>
          <w:t>2</w:t>
        </w:r>
        <w:r w:rsidR="00AD46AF" w:rsidRPr="00E97C61">
          <w:rPr>
            <w:rFonts w:ascii="Times New Roman" w:hAnsi="Times New Roman" w:cs="Times New Roman"/>
            <w:b w:val="0"/>
            <w:color w:val="auto"/>
            <w:sz w:val="24"/>
            <w:szCs w:val="24"/>
            <w:rPrChange w:id="1464" w:author="Zach Lessig" w:date="2019-02-08T12:55:00Z">
              <w:rPr>
                <w:rFonts w:ascii="Times New Roman" w:hAnsi="Times New Roman" w:cs="Times New Roman"/>
                <w:b/>
                <w:bCs/>
              </w:rPr>
            </w:rPrChange>
          </w:rPr>
          <w:t xml:space="preserve"> of 0.36 and p&lt;</w:t>
        </w:r>
      </w:ins>
      <w:ins w:id="1465" w:author="Zach Lessig" w:date="2019-02-06T10:28:00Z">
        <w:r w:rsidR="00AD46AF" w:rsidRPr="00E97C61">
          <w:rPr>
            <w:rFonts w:ascii="Times New Roman" w:hAnsi="Times New Roman" w:cs="Times New Roman"/>
            <w:b w:val="0"/>
            <w:color w:val="auto"/>
            <w:sz w:val="24"/>
            <w:szCs w:val="24"/>
            <w:rPrChange w:id="1466" w:author="Zach Lessig" w:date="2019-02-08T12:55:00Z">
              <w:rPr>
                <w:rFonts w:ascii="Times New Roman" w:hAnsi="Times New Roman" w:cs="Times New Roman"/>
                <w:b/>
                <w:bCs/>
              </w:rPr>
            </w:rPrChange>
          </w:rPr>
          <w:t xml:space="preserve"> </w:t>
        </w:r>
      </w:ins>
      <w:ins w:id="1467" w:author="Zach Lessig" w:date="2019-02-06T10:25:00Z">
        <w:r w:rsidR="00AD46AF" w:rsidRPr="00E97C61">
          <w:rPr>
            <w:rFonts w:ascii="Times New Roman" w:hAnsi="Times New Roman" w:cs="Times New Roman"/>
            <w:b w:val="0"/>
            <w:color w:val="auto"/>
            <w:sz w:val="24"/>
            <w:szCs w:val="24"/>
            <w:rPrChange w:id="1468" w:author="Zach Lessig" w:date="2019-02-08T12:55:00Z">
              <w:rPr>
                <w:rFonts w:ascii="Times New Roman" w:hAnsi="Times New Roman" w:cs="Times New Roman"/>
                <w:b/>
                <w:bCs/>
              </w:rPr>
            </w:rPrChange>
          </w:rPr>
          <w:t>0.0001</w:t>
        </w:r>
      </w:ins>
      <w:ins w:id="1469" w:author="Zach Lessig" w:date="2019-02-06T10:28:00Z">
        <w:r w:rsidR="00AD46AF" w:rsidRPr="00E97C61">
          <w:rPr>
            <w:rFonts w:ascii="Times New Roman" w:hAnsi="Times New Roman" w:cs="Times New Roman"/>
            <w:b w:val="0"/>
            <w:color w:val="auto"/>
            <w:sz w:val="24"/>
            <w:szCs w:val="24"/>
            <w:rPrChange w:id="1470" w:author="Zach Lessig" w:date="2019-02-08T12:55:00Z">
              <w:rPr>
                <w:rFonts w:ascii="Times New Roman" w:hAnsi="Times New Roman" w:cs="Times New Roman"/>
                <w:b/>
                <w:bCs/>
              </w:rPr>
            </w:rPrChange>
          </w:rPr>
          <w:t xml:space="preserve"> from the </w:t>
        </w:r>
      </w:ins>
      <w:ins w:id="1471" w:author="Zach Lessig" w:date="2019-02-06T10:32:00Z">
        <w:r w:rsidR="00AD46AF" w:rsidRPr="00E97C61">
          <w:rPr>
            <w:rFonts w:ascii="Times New Roman" w:hAnsi="Times New Roman" w:cs="Times New Roman"/>
            <w:b w:val="0"/>
            <w:color w:val="auto"/>
            <w:sz w:val="24"/>
            <w:szCs w:val="24"/>
            <w:rPrChange w:id="1472" w:author="Zach Lessig" w:date="2019-02-08T12:55:00Z">
              <w:rPr>
                <w:rFonts w:ascii="Times New Roman" w:hAnsi="Times New Roman" w:cs="Times New Roman"/>
                <w:bCs/>
              </w:rPr>
            </w:rPrChange>
          </w:rPr>
          <w:t xml:space="preserve">ER </w:t>
        </w:r>
      </w:ins>
      <w:ins w:id="1473" w:author="Zach Lessig" w:date="2019-02-06T10:28:00Z">
        <w:r w:rsidR="00AD46AF" w:rsidRPr="00E97C61">
          <w:rPr>
            <w:rFonts w:ascii="Times New Roman" w:hAnsi="Times New Roman" w:cs="Times New Roman"/>
            <w:b w:val="0"/>
            <w:color w:val="auto"/>
            <w:sz w:val="24"/>
            <w:szCs w:val="24"/>
            <w:rPrChange w:id="1474" w:author="Zach Lessig" w:date="2019-02-08T12:55:00Z">
              <w:rPr>
                <w:rFonts w:ascii="Times New Roman" w:hAnsi="Times New Roman" w:cs="Times New Roman"/>
                <w:b/>
                <w:bCs/>
              </w:rPr>
            </w:rPrChange>
          </w:rPr>
          <w:t>model</w:t>
        </w:r>
      </w:ins>
      <w:ins w:id="1475" w:author="Zach Lessig" w:date="2019-02-06T10:29:00Z">
        <w:r w:rsidR="00AD46AF" w:rsidRPr="00E97C61">
          <w:rPr>
            <w:rFonts w:ascii="Times New Roman" w:hAnsi="Times New Roman" w:cs="Times New Roman"/>
            <w:b w:val="0"/>
            <w:color w:val="auto"/>
            <w:sz w:val="24"/>
            <w:szCs w:val="24"/>
            <w:rPrChange w:id="1476" w:author="Zach Lessig" w:date="2019-02-08T12:55:00Z">
              <w:rPr>
                <w:rFonts w:ascii="Times New Roman" w:hAnsi="Times New Roman" w:cs="Times New Roman"/>
                <w:b/>
                <w:bCs/>
              </w:rPr>
            </w:rPrChange>
          </w:rPr>
          <w:t>.</w:t>
        </w:r>
      </w:ins>
    </w:p>
    <w:p w14:paraId="29A7DED1" w14:textId="0F3A1DBA" w:rsidR="004B651E" w:rsidRPr="00E97C61" w:rsidRDefault="00AD46AF">
      <w:pPr>
        <w:keepNext/>
        <w:jc w:val="center"/>
        <w:rPr>
          <w:ins w:id="1477" w:author="Zach Lessig" w:date="2019-02-06T10:19:00Z"/>
          <w:rFonts w:ascii="Times New Roman" w:hAnsi="Times New Roman" w:cs="Times New Roman"/>
          <w:rPrChange w:id="1478" w:author="Zach Lessig" w:date="2019-02-08T12:55:00Z">
            <w:rPr>
              <w:ins w:id="1479" w:author="Zach Lessig" w:date="2019-02-06T10:19:00Z"/>
            </w:rPr>
          </w:rPrChange>
        </w:rPr>
        <w:pPrChange w:id="1480" w:author="Zach Lessig" w:date="2019-02-08T12:58:00Z">
          <w:pPr>
            <w:jc w:val="center"/>
          </w:pPr>
        </w:pPrChange>
      </w:pPr>
      <w:ins w:id="1481" w:author="Zach Lessig" w:date="2019-02-06T10:31:00Z">
        <w:r w:rsidRPr="00E97C61">
          <w:rPr>
            <w:rFonts w:ascii="Times New Roman" w:hAnsi="Times New Roman" w:cs="Times New Roman"/>
            <w:noProof/>
            <w:rPrChange w:id="1482" w:author="Zach Lessig" w:date="2019-02-08T12:55:00Z">
              <w:rPr>
                <w:noProof/>
              </w:rPr>
            </w:rPrChange>
          </w:rPr>
          <w:drawing>
            <wp:inline distT="0" distB="0" distL="0" distR="0" wp14:anchorId="0A078CE1" wp14:editId="296F4131">
              <wp:extent cx="3429000" cy="3429000"/>
              <wp:effectExtent l="0" t="0" r="0" b="0"/>
              <wp:docPr id="18" name="Picture 18" descr="N:\Thesis\Rplot.slope.t.er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Thesis\Rplot.slope.t.er1.tif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ins>
    </w:p>
    <w:p w14:paraId="072227A1" w14:textId="3F4FD13C" w:rsidR="004B651E" w:rsidRPr="00E97C61" w:rsidRDefault="004B651E">
      <w:pPr>
        <w:pStyle w:val="Caption"/>
        <w:rPr>
          <w:ins w:id="1483" w:author="Zach Lessig" w:date="2019-02-06T12:11:00Z"/>
          <w:rFonts w:ascii="Times New Roman" w:hAnsi="Times New Roman" w:cs="Times New Roman"/>
          <w:b w:val="0"/>
          <w:rPrChange w:id="1484" w:author="Zach Lessig" w:date="2019-02-08T12:55:00Z">
            <w:rPr>
              <w:ins w:id="1485" w:author="Zach Lessig" w:date="2019-02-06T12:11:00Z"/>
              <w:rFonts w:ascii="Times New Roman" w:hAnsi="Times New Roman" w:cs="Times New Roman"/>
              <w:b/>
            </w:rPr>
          </w:rPrChange>
        </w:rPr>
        <w:pPrChange w:id="1486" w:author="Zach Lessig" w:date="2019-02-08T12:58:00Z">
          <w:pPr>
            <w:spacing w:line="480" w:lineRule="auto"/>
          </w:pPr>
        </w:pPrChange>
      </w:pPr>
      <w:bookmarkStart w:id="1487" w:name="_Ref340950"/>
      <w:ins w:id="1488" w:author="Zach Lessig" w:date="2019-02-06T10:19:00Z">
        <w:r w:rsidRPr="00E97C61">
          <w:rPr>
            <w:rFonts w:ascii="Times New Roman" w:hAnsi="Times New Roman" w:cs="Times New Roman"/>
            <w:color w:val="auto"/>
            <w:sz w:val="24"/>
            <w:szCs w:val="24"/>
            <w:rPrChange w:id="1489" w:author="Zach Lessig" w:date="2019-02-08T12:55:00Z">
              <w:rPr>
                <w:b/>
                <w:bCs/>
              </w:rPr>
            </w:rPrChange>
          </w:rPr>
          <w:t xml:space="preserve">Figure </w:t>
        </w:r>
        <w:r w:rsidRPr="00E97C61">
          <w:rPr>
            <w:rFonts w:ascii="Times New Roman" w:hAnsi="Times New Roman" w:cs="Times New Roman"/>
            <w:color w:val="auto"/>
            <w:sz w:val="24"/>
            <w:szCs w:val="24"/>
            <w:rPrChange w:id="1490" w:author="Zach Lessig" w:date="2019-02-08T12:55:00Z">
              <w:rPr>
                <w:b/>
                <w:bCs/>
              </w:rPr>
            </w:rPrChange>
          </w:rPr>
          <w:fldChar w:fldCharType="begin"/>
        </w:r>
        <w:r w:rsidRPr="00E97C61">
          <w:rPr>
            <w:rFonts w:ascii="Times New Roman" w:hAnsi="Times New Roman" w:cs="Times New Roman"/>
            <w:color w:val="auto"/>
            <w:sz w:val="24"/>
            <w:szCs w:val="24"/>
            <w:rPrChange w:id="1491" w:author="Zach Lessig" w:date="2019-02-08T12:55:00Z">
              <w:rPr>
                <w:b/>
                <w:bCs/>
              </w:rPr>
            </w:rPrChange>
          </w:rPr>
          <w:instrText xml:space="preserve"> SEQ Figure \* ARABIC </w:instrText>
        </w:r>
      </w:ins>
      <w:r w:rsidRPr="00E97C61">
        <w:rPr>
          <w:rFonts w:ascii="Times New Roman" w:hAnsi="Times New Roman" w:cs="Times New Roman"/>
          <w:color w:val="auto"/>
          <w:sz w:val="24"/>
          <w:szCs w:val="24"/>
          <w:rPrChange w:id="1492" w:author="Zach Lessig" w:date="2019-02-08T12:55:00Z">
            <w:rPr>
              <w:b/>
              <w:bCs/>
            </w:rPr>
          </w:rPrChange>
        </w:rPr>
        <w:fldChar w:fldCharType="separate"/>
      </w:r>
      <w:ins w:id="1493" w:author="Zach Lessig" w:date="2019-02-07T12:01:00Z">
        <w:r w:rsidR="005C7538" w:rsidRPr="00E97C61">
          <w:rPr>
            <w:rFonts w:ascii="Times New Roman" w:hAnsi="Times New Roman" w:cs="Times New Roman"/>
            <w:noProof/>
            <w:color w:val="auto"/>
            <w:sz w:val="24"/>
            <w:szCs w:val="24"/>
            <w:rPrChange w:id="1494" w:author="Zach Lessig" w:date="2019-02-08T12:55:00Z">
              <w:rPr>
                <w:rFonts w:ascii="Times New Roman" w:hAnsi="Times New Roman" w:cs="Times New Roman"/>
                <w:b/>
                <w:bCs/>
                <w:noProof/>
              </w:rPr>
            </w:rPrChange>
          </w:rPr>
          <w:t>6</w:t>
        </w:r>
      </w:ins>
      <w:ins w:id="1495" w:author="Zach Lessig" w:date="2019-02-06T10:19:00Z">
        <w:r w:rsidRPr="00E97C61">
          <w:rPr>
            <w:rFonts w:ascii="Times New Roman" w:hAnsi="Times New Roman" w:cs="Times New Roman"/>
            <w:color w:val="auto"/>
            <w:sz w:val="24"/>
            <w:szCs w:val="24"/>
            <w:rPrChange w:id="1496" w:author="Zach Lessig" w:date="2019-02-08T12:55:00Z">
              <w:rPr>
                <w:b/>
                <w:bCs/>
              </w:rPr>
            </w:rPrChange>
          </w:rPr>
          <w:fldChar w:fldCharType="end"/>
        </w:r>
        <w:bookmarkEnd w:id="1487"/>
        <w:r w:rsidRPr="00E97C61">
          <w:rPr>
            <w:rFonts w:ascii="Times New Roman" w:hAnsi="Times New Roman" w:cs="Times New Roman"/>
            <w:color w:val="auto"/>
            <w:sz w:val="24"/>
            <w:szCs w:val="24"/>
            <w:rPrChange w:id="1497" w:author="Zach Lessig" w:date="2019-02-08T12:55:00Z">
              <w:rPr>
                <w:rFonts w:ascii="Times New Roman" w:hAnsi="Times New Roman" w:cs="Times New Roman"/>
                <w:b/>
                <w:bCs/>
              </w:rPr>
            </w:rPrChange>
          </w:rPr>
          <w:t>.</w:t>
        </w:r>
      </w:ins>
      <w:ins w:id="1498" w:author="Zach Lessig" w:date="2019-02-06T10:29:00Z">
        <w:r w:rsidR="00AD46AF" w:rsidRPr="00E97C61">
          <w:rPr>
            <w:rFonts w:ascii="Times New Roman" w:hAnsi="Times New Roman" w:cs="Times New Roman"/>
            <w:color w:val="auto"/>
            <w:sz w:val="24"/>
            <w:szCs w:val="24"/>
            <w:rPrChange w:id="1499" w:author="Zach Lessig" w:date="2019-02-08T12:55:00Z">
              <w:rPr>
                <w:rFonts w:ascii="Times New Roman" w:hAnsi="Times New Roman" w:cs="Times New Roman"/>
                <w:b/>
                <w:bCs/>
              </w:rPr>
            </w:rPrChange>
          </w:rPr>
          <w:t xml:space="preserve"> </w:t>
        </w:r>
        <w:r w:rsidR="00AD46AF" w:rsidRPr="00E97C61">
          <w:rPr>
            <w:rFonts w:ascii="Times New Roman" w:hAnsi="Times New Roman" w:cs="Times New Roman"/>
            <w:b w:val="0"/>
            <w:color w:val="auto"/>
            <w:sz w:val="24"/>
            <w:szCs w:val="24"/>
            <w:rPrChange w:id="1500" w:author="Zach Lessig" w:date="2019-02-08T12:55:00Z">
              <w:rPr>
                <w:rFonts w:ascii="Times New Roman" w:hAnsi="Times New Roman" w:cs="Times New Roman"/>
                <w:b/>
                <w:bCs/>
              </w:rPr>
            </w:rPrChange>
          </w:rPr>
          <w:t>Graph showing regression of transformed ER</w:t>
        </w:r>
      </w:ins>
      <w:ins w:id="1501" w:author="Zach Lessig" w:date="2019-02-06T10:31:00Z">
        <w:r w:rsidR="00AD46AF" w:rsidRPr="00E97C61">
          <w:rPr>
            <w:rFonts w:ascii="Times New Roman" w:hAnsi="Times New Roman" w:cs="Times New Roman"/>
            <w:b w:val="0"/>
            <w:color w:val="auto"/>
            <w:sz w:val="24"/>
            <w:szCs w:val="24"/>
            <w:rPrChange w:id="1502" w:author="Zach Lessig" w:date="2019-02-08T12:55:00Z">
              <w:rPr>
                <w:rFonts w:ascii="Times New Roman" w:hAnsi="Times New Roman" w:cs="Times New Roman"/>
                <w:bCs/>
              </w:rPr>
            </w:rPrChange>
          </w:rPr>
          <w:t xml:space="preserve"> and Slope (%) with an adjusted R</w:t>
        </w:r>
        <w:r w:rsidR="00AD46AF" w:rsidRPr="00E97C61">
          <w:rPr>
            <w:rFonts w:ascii="Times New Roman" w:hAnsi="Times New Roman" w:cs="Times New Roman"/>
            <w:b w:val="0"/>
            <w:color w:val="auto"/>
            <w:sz w:val="24"/>
            <w:szCs w:val="24"/>
            <w:vertAlign w:val="superscript"/>
            <w:rPrChange w:id="1503" w:author="Zach Lessig" w:date="2019-02-08T12:55:00Z">
              <w:rPr>
                <w:rFonts w:ascii="Times New Roman" w:hAnsi="Times New Roman" w:cs="Times New Roman"/>
                <w:bCs/>
              </w:rPr>
            </w:rPrChange>
          </w:rPr>
          <w:t>2</w:t>
        </w:r>
        <w:r w:rsidR="00AD46AF" w:rsidRPr="00E97C61">
          <w:rPr>
            <w:rFonts w:ascii="Times New Roman" w:hAnsi="Times New Roman" w:cs="Times New Roman"/>
            <w:b w:val="0"/>
            <w:color w:val="auto"/>
            <w:sz w:val="24"/>
            <w:szCs w:val="24"/>
            <w:rPrChange w:id="1504" w:author="Zach Lessig" w:date="2019-02-08T12:55:00Z">
              <w:rPr>
                <w:rFonts w:ascii="Times New Roman" w:hAnsi="Times New Roman" w:cs="Times New Roman"/>
                <w:bCs/>
              </w:rPr>
            </w:rPrChange>
          </w:rPr>
          <w:t xml:space="preserve"> of 0.57 and p&lt; 0.0001 from the </w:t>
        </w:r>
      </w:ins>
      <w:ins w:id="1505" w:author="Zach Lessig" w:date="2019-02-06T10:32:00Z">
        <w:r w:rsidR="00AD46AF" w:rsidRPr="00E97C61">
          <w:rPr>
            <w:rFonts w:ascii="Times New Roman" w:hAnsi="Times New Roman" w:cs="Times New Roman"/>
            <w:b w:val="0"/>
            <w:color w:val="auto"/>
            <w:sz w:val="24"/>
            <w:szCs w:val="24"/>
            <w:rPrChange w:id="1506" w:author="Zach Lessig" w:date="2019-02-08T12:55:00Z">
              <w:rPr>
                <w:rFonts w:ascii="Times New Roman" w:hAnsi="Times New Roman" w:cs="Times New Roman"/>
                <w:bCs/>
              </w:rPr>
            </w:rPrChange>
          </w:rPr>
          <w:t xml:space="preserve">ER </w:t>
        </w:r>
      </w:ins>
      <w:ins w:id="1507" w:author="Zach Lessig" w:date="2019-02-06T10:31:00Z">
        <w:r w:rsidR="00AD46AF" w:rsidRPr="00E97C61">
          <w:rPr>
            <w:rFonts w:ascii="Times New Roman" w:hAnsi="Times New Roman" w:cs="Times New Roman"/>
            <w:b w:val="0"/>
            <w:color w:val="auto"/>
            <w:sz w:val="24"/>
            <w:szCs w:val="24"/>
            <w:rPrChange w:id="1508" w:author="Zach Lessig" w:date="2019-02-08T12:55:00Z">
              <w:rPr>
                <w:rFonts w:ascii="Times New Roman" w:hAnsi="Times New Roman" w:cs="Times New Roman"/>
                <w:bCs/>
              </w:rPr>
            </w:rPrChange>
          </w:rPr>
          <w:t>model.</w:t>
        </w:r>
      </w:ins>
    </w:p>
    <w:p w14:paraId="717CB822" w14:textId="74DDF28B" w:rsidR="00C555C9" w:rsidRPr="00E97C61" w:rsidRDefault="00AC7523">
      <w:pPr>
        <w:keepNext/>
        <w:jc w:val="center"/>
        <w:rPr>
          <w:ins w:id="1509" w:author="Zach Lessig" w:date="2019-02-06T12:11:00Z"/>
          <w:rFonts w:ascii="Times New Roman" w:hAnsi="Times New Roman" w:cs="Times New Roman"/>
          <w:rPrChange w:id="1510" w:author="Zach Lessig" w:date="2019-02-08T12:55:00Z">
            <w:rPr>
              <w:ins w:id="1511" w:author="Zach Lessig" w:date="2019-02-06T12:11:00Z"/>
            </w:rPr>
          </w:rPrChange>
        </w:rPr>
        <w:pPrChange w:id="1512" w:author="Zach Lessig" w:date="2019-02-08T12:58:00Z">
          <w:pPr>
            <w:jc w:val="center"/>
          </w:pPr>
        </w:pPrChange>
      </w:pPr>
      <w:ins w:id="1513" w:author="Zach Lessig" w:date="2019-02-07T13:49:00Z">
        <w:r w:rsidRPr="00E97C61">
          <w:rPr>
            <w:rFonts w:ascii="Times New Roman" w:hAnsi="Times New Roman" w:cs="Times New Roman"/>
            <w:noProof/>
            <w:rPrChange w:id="1514" w:author="Zach Lessig" w:date="2019-02-08T12:55:00Z">
              <w:rPr>
                <w:rFonts w:ascii="Times New Roman" w:hAnsi="Times New Roman" w:cs="Times New Roman"/>
                <w:noProof/>
              </w:rPr>
            </w:rPrChange>
          </w:rPr>
          <w:lastRenderedPageBreak/>
          <w:drawing>
            <wp:inline distT="0" distB="0" distL="0" distR="0" wp14:anchorId="67D4B1E6" wp14:editId="273E73CE">
              <wp:extent cx="3429000" cy="3429000"/>
              <wp:effectExtent l="0" t="0" r="0" b="0"/>
              <wp:docPr id="28" name="Picture 28" descr="N:\Thesis\Rplot.gpp.er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Thesis\Rplot.gpp.er1.ti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ins>
    </w:p>
    <w:p w14:paraId="6848FBD4" w14:textId="45FEE3BE" w:rsidR="00C555C9" w:rsidRPr="00E97C61" w:rsidRDefault="00C555C9">
      <w:pPr>
        <w:pStyle w:val="Caption"/>
        <w:rPr>
          <w:ins w:id="1515" w:author="Zach Lessig" w:date="2019-02-06T12:20:00Z"/>
          <w:rFonts w:ascii="Times New Roman" w:hAnsi="Times New Roman" w:cs="Times New Roman"/>
          <w:b w:val="0"/>
          <w:rPrChange w:id="1516" w:author="Zach Lessig" w:date="2019-02-08T12:55:00Z">
            <w:rPr>
              <w:ins w:id="1517" w:author="Zach Lessig" w:date="2019-02-06T12:20:00Z"/>
              <w:rFonts w:ascii="Times New Roman" w:hAnsi="Times New Roman" w:cs="Times New Roman"/>
              <w:b/>
            </w:rPr>
          </w:rPrChange>
        </w:rPr>
        <w:pPrChange w:id="1518" w:author="Zach Lessig" w:date="2019-02-08T12:58:00Z">
          <w:pPr>
            <w:spacing w:line="480" w:lineRule="auto"/>
          </w:pPr>
        </w:pPrChange>
      </w:pPr>
      <w:bookmarkStart w:id="1519" w:name="_Ref347669"/>
      <w:ins w:id="1520" w:author="Zach Lessig" w:date="2019-02-06T12:11:00Z">
        <w:r w:rsidRPr="00E97C61">
          <w:rPr>
            <w:rFonts w:ascii="Times New Roman" w:hAnsi="Times New Roman" w:cs="Times New Roman"/>
            <w:color w:val="auto"/>
            <w:sz w:val="24"/>
            <w:szCs w:val="24"/>
            <w:rPrChange w:id="1521" w:author="Zach Lessig" w:date="2019-02-08T12:55:00Z">
              <w:rPr>
                <w:b/>
                <w:bCs/>
              </w:rPr>
            </w:rPrChange>
          </w:rPr>
          <w:t xml:space="preserve">Figure </w:t>
        </w:r>
        <w:r w:rsidRPr="00E97C61">
          <w:rPr>
            <w:rFonts w:ascii="Times New Roman" w:hAnsi="Times New Roman" w:cs="Times New Roman"/>
            <w:color w:val="auto"/>
            <w:sz w:val="24"/>
            <w:szCs w:val="24"/>
            <w:rPrChange w:id="1522" w:author="Zach Lessig" w:date="2019-02-08T12:55:00Z">
              <w:rPr>
                <w:b/>
                <w:bCs/>
              </w:rPr>
            </w:rPrChange>
          </w:rPr>
          <w:fldChar w:fldCharType="begin"/>
        </w:r>
        <w:r w:rsidRPr="00E97C61">
          <w:rPr>
            <w:rFonts w:ascii="Times New Roman" w:hAnsi="Times New Roman" w:cs="Times New Roman"/>
            <w:color w:val="auto"/>
            <w:sz w:val="24"/>
            <w:szCs w:val="24"/>
            <w:rPrChange w:id="1523" w:author="Zach Lessig" w:date="2019-02-08T12:55:00Z">
              <w:rPr>
                <w:b/>
                <w:bCs/>
              </w:rPr>
            </w:rPrChange>
          </w:rPr>
          <w:instrText xml:space="preserve"> SEQ Figure \* ARABIC </w:instrText>
        </w:r>
      </w:ins>
      <w:r w:rsidRPr="00E97C61">
        <w:rPr>
          <w:rFonts w:ascii="Times New Roman" w:hAnsi="Times New Roman" w:cs="Times New Roman"/>
          <w:color w:val="auto"/>
          <w:sz w:val="24"/>
          <w:szCs w:val="24"/>
          <w:rPrChange w:id="1524" w:author="Zach Lessig" w:date="2019-02-08T12:55:00Z">
            <w:rPr>
              <w:b/>
              <w:bCs/>
            </w:rPr>
          </w:rPrChange>
        </w:rPr>
        <w:fldChar w:fldCharType="separate"/>
      </w:r>
      <w:ins w:id="1525" w:author="Zach Lessig" w:date="2019-02-07T12:01:00Z">
        <w:r w:rsidR="005C7538" w:rsidRPr="00E97C61">
          <w:rPr>
            <w:rFonts w:ascii="Times New Roman" w:hAnsi="Times New Roman" w:cs="Times New Roman"/>
            <w:noProof/>
            <w:color w:val="auto"/>
            <w:sz w:val="24"/>
            <w:szCs w:val="24"/>
            <w:rPrChange w:id="1526" w:author="Zach Lessig" w:date="2019-02-08T12:55:00Z">
              <w:rPr>
                <w:rFonts w:ascii="Times New Roman" w:hAnsi="Times New Roman" w:cs="Times New Roman"/>
                <w:b/>
                <w:bCs/>
                <w:noProof/>
              </w:rPr>
            </w:rPrChange>
          </w:rPr>
          <w:t>7</w:t>
        </w:r>
      </w:ins>
      <w:ins w:id="1527" w:author="Zach Lessig" w:date="2019-02-06T12:11:00Z">
        <w:r w:rsidRPr="00E97C61">
          <w:rPr>
            <w:rFonts w:ascii="Times New Roman" w:hAnsi="Times New Roman" w:cs="Times New Roman"/>
            <w:color w:val="auto"/>
            <w:sz w:val="24"/>
            <w:szCs w:val="24"/>
            <w:rPrChange w:id="1528" w:author="Zach Lessig" w:date="2019-02-08T12:55:00Z">
              <w:rPr>
                <w:b/>
                <w:bCs/>
              </w:rPr>
            </w:rPrChange>
          </w:rPr>
          <w:fldChar w:fldCharType="end"/>
        </w:r>
        <w:bookmarkEnd w:id="1519"/>
        <w:r w:rsidRPr="00E97C61">
          <w:rPr>
            <w:rFonts w:ascii="Times New Roman" w:hAnsi="Times New Roman" w:cs="Times New Roman"/>
            <w:color w:val="auto"/>
            <w:sz w:val="24"/>
            <w:szCs w:val="24"/>
            <w:rPrChange w:id="1529" w:author="Zach Lessig" w:date="2019-02-08T12:55:00Z">
              <w:rPr>
                <w:rFonts w:ascii="Times New Roman" w:hAnsi="Times New Roman" w:cs="Times New Roman"/>
                <w:b/>
                <w:bCs/>
              </w:rPr>
            </w:rPrChange>
          </w:rPr>
          <w:t>.</w:t>
        </w:r>
        <w:r w:rsidRPr="00E97C61">
          <w:rPr>
            <w:rFonts w:ascii="Times New Roman" w:hAnsi="Times New Roman" w:cs="Times New Roman"/>
            <w:b w:val="0"/>
            <w:color w:val="auto"/>
            <w:sz w:val="24"/>
            <w:szCs w:val="24"/>
            <w:rPrChange w:id="1530" w:author="Zach Lessig" w:date="2019-02-08T12:55:00Z">
              <w:rPr>
                <w:rFonts w:ascii="Times New Roman" w:hAnsi="Times New Roman" w:cs="Times New Roman"/>
                <w:b/>
                <w:bCs/>
              </w:rPr>
            </w:rPrChange>
          </w:rPr>
          <w:t xml:space="preserve"> Graph showing regression of ER and GPP with an R</w:t>
        </w:r>
        <w:r w:rsidRPr="00E97C61">
          <w:rPr>
            <w:rFonts w:ascii="Times New Roman" w:hAnsi="Times New Roman" w:cs="Times New Roman"/>
            <w:b w:val="0"/>
            <w:color w:val="auto"/>
            <w:sz w:val="24"/>
            <w:szCs w:val="24"/>
            <w:vertAlign w:val="superscript"/>
            <w:rPrChange w:id="1531" w:author="Zach Lessig" w:date="2019-02-08T12:55:00Z">
              <w:rPr>
                <w:rFonts w:ascii="Times New Roman" w:hAnsi="Times New Roman" w:cs="Times New Roman"/>
                <w:b/>
                <w:bCs/>
              </w:rPr>
            </w:rPrChange>
          </w:rPr>
          <w:t>2</w:t>
        </w:r>
        <w:r w:rsidRPr="00E97C61">
          <w:rPr>
            <w:rFonts w:ascii="Times New Roman" w:hAnsi="Times New Roman" w:cs="Times New Roman"/>
            <w:b w:val="0"/>
            <w:color w:val="auto"/>
            <w:sz w:val="24"/>
            <w:szCs w:val="24"/>
            <w:rPrChange w:id="1532" w:author="Zach Lessig" w:date="2019-02-08T12:55:00Z">
              <w:rPr>
                <w:rFonts w:ascii="Times New Roman" w:hAnsi="Times New Roman" w:cs="Times New Roman"/>
                <w:b/>
                <w:bCs/>
              </w:rPr>
            </w:rPrChange>
          </w:rPr>
          <w:t xml:space="preserve"> of 0.41 and </w:t>
        </w:r>
      </w:ins>
      <w:ins w:id="1533" w:author="Zach Lessig" w:date="2019-02-06T12:13:00Z">
        <w:r w:rsidRPr="00E97C61">
          <w:rPr>
            <w:rFonts w:ascii="Times New Roman" w:hAnsi="Times New Roman" w:cs="Times New Roman"/>
            <w:b w:val="0"/>
            <w:color w:val="auto"/>
            <w:sz w:val="24"/>
            <w:szCs w:val="24"/>
            <w:rPrChange w:id="1534" w:author="Zach Lessig" w:date="2019-02-08T12:55:00Z">
              <w:rPr>
                <w:rFonts w:ascii="Times New Roman" w:hAnsi="Times New Roman" w:cs="Times New Roman"/>
                <w:bCs/>
              </w:rPr>
            </w:rPrChange>
          </w:rPr>
          <w:t xml:space="preserve">a </w:t>
        </w:r>
      </w:ins>
      <w:ins w:id="1535" w:author="Zach Lessig" w:date="2019-02-06T12:11:00Z">
        <w:r w:rsidRPr="00E97C61">
          <w:rPr>
            <w:rFonts w:ascii="Times New Roman" w:hAnsi="Times New Roman" w:cs="Times New Roman"/>
            <w:b w:val="0"/>
            <w:color w:val="auto"/>
            <w:sz w:val="24"/>
            <w:szCs w:val="24"/>
            <w:rPrChange w:id="1536" w:author="Zach Lessig" w:date="2019-02-08T12:55:00Z">
              <w:rPr>
                <w:rFonts w:ascii="Times New Roman" w:hAnsi="Times New Roman" w:cs="Times New Roman"/>
                <w:b/>
                <w:bCs/>
              </w:rPr>
            </w:rPrChange>
          </w:rPr>
          <w:t>p-value of 0.00026</w:t>
        </w:r>
      </w:ins>
      <w:ins w:id="1537" w:author="Zach Lessig" w:date="2019-02-06T12:13:00Z">
        <w:r w:rsidRPr="00E97C61">
          <w:rPr>
            <w:rFonts w:ascii="Times New Roman" w:hAnsi="Times New Roman" w:cs="Times New Roman"/>
            <w:b w:val="0"/>
            <w:color w:val="auto"/>
            <w:sz w:val="24"/>
            <w:szCs w:val="24"/>
            <w:rPrChange w:id="1538" w:author="Zach Lessig" w:date="2019-02-08T12:55:00Z">
              <w:rPr>
                <w:rFonts w:ascii="Times New Roman" w:hAnsi="Times New Roman" w:cs="Times New Roman"/>
                <w:bCs/>
              </w:rPr>
            </w:rPrChange>
          </w:rPr>
          <w:t>.</w:t>
        </w:r>
      </w:ins>
    </w:p>
    <w:p w14:paraId="36798E12" w14:textId="046350B3" w:rsidR="00844654" w:rsidRPr="00E97C61" w:rsidRDefault="00844654">
      <w:pPr>
        <w:spacing w:line="480" w:lineRule="auto"/>
        <w:jc w:val="center"/>
        <w:rPr>
          <w:ins w:id="1539" w:author="Zach Lessig" w:date="2019-02-06T12:20:00Z"/>
          <w:rFonts w:ascii="Times New Roman" w:eastAsia="STHupo" w:hAnsi="Times New Roman" w:cs="Times New Roman"/>
          <w:u w:val="single"/>
        </w:rPr>
      </w:pPr>
      <w:ins w:id="1540" w:author="Zach Lessig" w:date="2019-02-06T12:20:00Z">
        <w:r w:rsidRPr="00E97C61">
          <w:rPr>
            <w:rFonts w:ascii="Times New Roman" w:eastAsia="STHupo" w:hAnsi="Times New Roman" w:cs="Times New Roman"/>
            <w:u w:val="single"/>
          </w:rPr>
          <w:t>Fish</w:t>
        </w:r>
      </w:ins>
    </w:p>
    <w:p w14:paraId="5ABFEA0F" w14:textId="034B7DB3" w:rsidR="002109FE" w:rsidRPr="00E97C61" w:rsidRDefault="006646B6">
      <w:pPr>
        <w:spacing w:line="480" w:lineRule="auto"/>
        <w:rPr>
          <w:ins w:id="1541" w:author="Zach Lessig" w:date="2019-02-06T13:15:00Z"/>
          <w:rFonts w:ascii="Times New Roman" w:hAnsi="Times New Roman" w:cs="Times New Roman"/>
          <w:rPrChange w:id="1542" w:author="Zach Lessig" w:date="2019-02-08T12:55:00Z">
            <w:rPr>
              <w:ins w:id="1543" w:author="Zach Lessig" w:date="2019-02-06T13:15:00Z"/>
            </w:rPr>
          </w:rPrChange>
        </w:rPr>
      </w:pPr>
      <w:ins w:id="1544" w:author="Zach Lessig" w:date="2019-02-06T13:03:00Z">
        <w:r w:rsidRPr="00E97C61">
          <w:rPr>
            <w:rFonts w:ascii="Times New Roman" w:hAnsi="Times New Roman" w:cs="Times New Roman"/>
            <w:rPrChange w:id="1545" w:author="Zach Lessig" w:date="2019-02-08T12:55:00Z">
              <w:rPr/>
            </w:rPrChange>
          </w:rPr>
          <w:tab/>
          <w:t>I</w:t>
        </w:r>
      </w:ins>
      <w:ins w:id="1546" w:author="Zach Lessig" w:date="2019-02-08T11:42:00Z">
        <w:r w:rsidR="00382BDB" w:rsidRPr="00E97C61">
          <w:rPr>
            <w:rFonts w:ascii="Times New Roman" w:hAnsi="Times New Roman" w:cs="Times New Roman"/>
          </w:rPr>
          <w:t xml:space="preserve"> </w:t>
        </w:r>
      </w:ins>
      <w:ins w:id="1547" w:author="Zach Lessig" w:date="2019-02-08T11:44:00Z">
        <w:r w:rsidR="00382BDB" w:rsidRPr="00E97C61">
          <w:rPr>
            <w:rFonts w:ascii="Times New Roman" w:hAnsi="Times New Roman" w:cs="Times New Roman"/>
          </w:rPr>
          <w:t>sampled a total of 230</w:t>
        </w:r>
      </w:ins>
      <w:ins w:id="1548" w:author="Zach Lessig" w:date="2019-02-08T11:46:00Z">
        <w:r w:rsidR="00382BDB" w:rsidRPr="00E97C61">
          <w:rPr>
            <w:rFonts w:ascii="Times New Roman" w:hAnsi="Times New Roman" w:cs="Times New Roman"/>
          </w:rPr>
          <w:t xml:space="preserve"> </w:t>
        </w:r>
        <w:proofErr w:type="spellStart"/>
        <w:r w:rsidR="00382BDB" w:rsidRPr="00E97C61">
          <w:rPr>
            <w:rFonts w:ascii="Times New Roman" w:hAnsi="Times New Roman" w:cs="Times New Roman"/>
          </w:rPr>
          <w:t>westslope</w:t>
        </w:r>
        <w:proofErr w:type="spellEnd"/>
        <w:r w:rsidR="00382BDB" w:rsidRPr="00E97C61">
          <w:rPr>
            <w:rFonts w:ascii="Times New Roman" w:hAnsi="Times New Roman" w:cs="Times New Roman"/>
          </w:rPr>
          <w:t xml:space="preserve"> cutthroat trout </w:t>
        </w:r>
        <w:r w:rsidR="00382BDB" w:rsidRPr="00E97C61">
          <w:rPr>
            <w:rFonts w:ascii="Times New Roman" w:eastAsia="STHupo" w:hAnsi="Times New Roman" w:cs="Times New Roman"/>
          </w:rPr>
          <w:t>(</w:t>
        </w:r>
        <w:proofErr w:type="spellStart"/>
        <w:r w:rsidR="00382BDB" w:rsidRPr="00E97C61">
          <w:rPr>
            <w:rFonts w:ascii="Times New Roman" w:eastAsia="STHupo" w:hAnsi="Times New Roman" w:cs="Times New Roman"/>
            <w:i/>
          </w:rPr>
          <w:t>Oncorhynchus</w:t>
        </w:r>
        <w:proofErr w:type="spellEnd"/>
        <w:r w:rsidR="00382BDB" w:rsidRPr="00E97C61">
          <w:rPr>
            <w:rFonts w:ascii="Times New Roman" w:eastAsia="STHupo" w:hAnsi="Times New Roman" w:cs="Times New Roman"/>
            <w:i/>
          </w:rPr>
          <w:t xml:space="preserve"> </w:t>
        </w:r>
        <w:proofErr w:type="spellStart"/>
        <w:r w:rsidR="00382BDB" w:rsidRPr="00E97C61">
          <w:rPr>
            <w:rFonts w:ascii="Times New Roman" w:eastAsia="STHupo" w:hAnsi="Times New Roman" w:cs="Times New Roman"/>
            <w:i/>
          </w:rPr>
          <w:t>clarkii</w:t>
        </w:r>
        <w:proofErr w:type="spellEnd"/>
        <w:r w:rsidR="00382BDB" w:rsidRPr="00E97C61">
          <w:rPr>
            <w:rFonts w:ascii="Times New Roman" w:eastAsia="STHupo" w:hAnsi="Times New Roman" w:cs="Times New Roman"/>
            <w:i/>
          </w:rPr>
          <w:t xml:space="preserve"> </w:t>
        </w:r>
        <w:proofErr w:type="spellStart"/>
        <w:r w:rsidR="00382BDB" w:rsidRPr="00E97C61">
          <w:rPr>
            <w:rFonts w:ascii="Times New Roman" w:eastAsia="STHupo" w:hAnsi="Times New Roman" w:cs="Times New Roman"/>
            <w:i/>
          </w:rPr>
          <w:t>lewisi</w:t>
        </w:r>
        <w:proofErr w:type="spellEnd"/>
        <w:r w:rsidR="00382BDB" w:rsidRPr="00E97C61">
          <w:rPr>
            <w:rFonts w:ascii="Times New Roman" w:eastAsia="STHupo" w:hAnsi="Times New Roman" w:cs="Times New Roman"/>
          </w:rPr>
          <w:t>) and 4 eastern brook trout (</w:t>
        </w:r>
        <w:proofErr w:type="spellStart"/>
        <w:r w:rsidR="00382BDB" w:rsidRPr="00E97C61">
          <w:rPr>
            <w:rFonts w:ascii="Times New Roman" w:eastAsia="STHupo" w:hAnsi="Times New Roman" w:cs="Times New Roman"/>
            <w:i/>
          </w:rPr>
          <w:t>Salvelinus</w:t>
        </w:r>
        <w:proofErr w:type="spellEnd"/>
        <w:r w:rsidR="00382BDB" w:rsidRPr="00E97C61">
          <w:rPr>
            <w:rFonts w:ascii="Times New Roman" w:eastAsia="STHupo" w:hAnsi="Times New Roman" w:cs="Times New Roman"/>
            <w:i/>
          </w:rPr>
          <w:t xml:space="preserve"> </w:t>
        </w:r>
        <w:proofErr w:type="spellStart"/>
        <w:r w:rsidR="00382BDB" w:rsidRPr="00E97C61">
          <w:rPr>
            <w:rFonts w:ascii="Times New Roman" w:eastAsia="STHupo" w:hAnsi="Times New Roman" w:cs="Times New Roman"/>
            <w:i/>
          </w:rPr>
          <w:t>fontinalis</w:t>
        </w:r>
        <w:proofErr w:type="spellEnd"/>
        <w:r w:rsidR="00382BDB" w:rsidRPr="00E97C61">
          <w:rPr>
            <w:rFonts w:ascii="Times New Roman" w:eastAsia="STHupo" w:hAnsi="Times New Roman" w:cs="Times New Roman"/>
          </w:rPr>
          <w:t>)</w:t>
        </w:r>
      </w:ins>
      <w:ins w:id="1549" w:author="Zach Lessig" w:date="2019-02-08T11:47:00Z">
        <w:r w:rsidR="00382BDB" w:rsidRPr="00E97C61">
          <w:rPr>
            <w:rFonts w:ascii="Times New Roman" w:eastAsia="STHupo" w:hAnsi="Times New Roman" w:cs="Times New Roman"/>
          </w:rPr>
          <w:t xml:space="preserve"> with a minimum fish length</w:t>
        </w:r>
      </w:ins>
      <w:ins w:id="1550" w:author="Zach Lessig" w:date="2019-02-08T11:49:00Z">
        <w:r w:rsidR="00382BDB" w:rsidRPr="00E97C61">
          <w:rPr>
            <w:rFonts w:ascii="Times New Roman" w:eastAsia="STHupo" w:hAnsi="Times New Roman" w:cs="Times New Roman"/>
          </w:rPr>
          <w:t xml:space="preserve"> of 50 mm, median 79 mm and a maximum length of 215 mm (8.5</w:t>
        </w:r>
      </w:ins>
      <w:ins w:id="1551" w:author="Zach Lessig" w:date="2019-02-08T11:50:00Z">
        <w:r w:rsidR="00382BDB" w:rsidRPr="00E97C61">
          <w:rPr>
            <w:rFonts w:ascii="Times New Roman" w:eastAsia="STHupo" w:hAnsi="Times New Roman" w:cs="Times New Roman"/>
          </w:rPr>
          <w:t xml:space="preserve"> inches)</w:t>
        </w:r>
      </w:ins>
      <w:ins w:id="1552" w:author="Zach Lessig" w:date="2019-02-08T11:47:00Z">
        <w:r w:rsidR="00382BDB" w:rsidRPr="00E97C61">
          <w:rPr>
            <w:rFonts w:ascii="Times New Roman" w:eastAsia="STHupo" w:hAnsi="Times New Roman" w:cs="Times New Roman"/>
          </w:rPr>
          <w:t xml:space="preserve">.  I </w:t>
        </w:r>
      </w:ins>
      <w:ins w:id="1553" w:author="Zach Lessig" w:date="2019-02-06T13:03:00Z">
        <w:r w:rsidRPr="00E97C61">
          <w:rPr>
            <w:rFonts w:ascii="Times New Roman" w:hAnsi="Times New Roman" w:cs="Times New Roman"/>
            <w:rPrChange w:id="1554" w:author="Zach Lessig" w:date="2019-02-08T12:55:00Z">
              <w:rPr/>
            </w:rPrChange>
          </w:rPr>
          <w:t xml:space="preserve">estimated </w:t>
        </w:r>
      </w:ins>
      <w:ins w:id="1555" w:author="Zach Lessig" w:date="2019-02-06T13:10:00Z">
        <w:r w:rsidR="0064210D" w:rsidRPr="00E97C61">
          <w:rPr>
            <w:rFonts w:ascii="Times New Roman" w:hAnsi="Times New Roman" w:cs="Times New Roman"/>
            <w:rPrChange w:id="1556" w:author="Zach Lessig" w:date="2019-02-08T12:55:00Z">
              <w:rPr/>
            </w:rPrChange>
          </w:rPr>
          <w:t xml:space="preserve">the </w:t>
        </w:r>
      </w:ins>
      <w:ins w:id="1557" w:author="Zach Lessig" w:date="2019-02-06T13:05:00Z">
        <w:r w:rsidRPr="00E97C61">
          <w:rPr>
            <w:rFonts w:ascii="Times New Roman" w:hAnsi="Times New Roman" w:cs="Times New Roman"/>
            <w:rPrChange w:id="1558" w:author="Zach Lessig" w:date="2019-02-08T12:55:00Z">
              <w:rPr/>
            </w:rPrChange>
          </w:rPr>
          <w:t xml:space="preserve">trout density </w:t>
        </w:r>
      </w:ins>
      <w:ins w:id="1559" w:author="Zach Lessig" w:date="2019-02-08T11:52:00Z">
        <w:r w:rsidR="009F7824" w:rsidRPr="00E97C61">
          <w:rPr>
            <w:rFonts w:ascii="Times New Roman" w:hAnsi="Times New Roman" w:cs="Times New Roman"/>
          </w:rPr>
          <w:t xml:space="preserve">in fish per meter of stream length </w:t>
        </w:r>
      </w:ins>
      <w:ins w:id="1560" w:author="Zach Lessig" w:date="2019-02-06T13:10:00Z">
        <w:r w:rsidRPr="00E97C61">
          <w:rPr>
            <w:rFonts w:ascii="Times New Roman" w:hAnsi="Times New Roman" w:cs="Times New Roman"/>
            <w:rPrChange w:id="1561" w:author="Zach Lessig" w:date="2019-02-08T12:55:00Z">
              <w:rPr/>
            </w:rPrChange>
          </w:rPr>
          <w:t xml:space="preserve">of all sites and both fish sampling periods </w:t>
        </w:r>
      </w:ins>
      <w:ins w:id="1562" w:author="Zach Lessig" w:date="2019-02-06T13:05:00Z">
        <w:r w:rsidR="0064210D" w:rsidRPr="00E97C61">
          <w:rPr>
            <w:rFonts w:ascii="Times New Roman" w:hAnsi="Times New Roman" w:cs="Times New Roman"/>
            <w:rPrChange w:id="1563" w:author="Zach Lessig" w:date="2019-02-08T12:55:00Z">
              <w:rPr/>
            </w:rPrChange>
          </w:rPr>
          <w:t>to</w:t>
        </w:r>
      </w:ins>
      <w:ins w:id="1564" w:author="Zach Lessig" w:date="2019-02-06T13:10:00Z">
        <w:r w:rsidR="0064210D" w:rsidRPr="00E97C61">
          <w:rPr>
            <w:rFonts w:ascii="Times New Roman" w:hAnsi="Times New Roman" w:cs="Times New Roman"/>
            <w:rPrChange w:id="1565" w:author="Zach Lessig" w:date="2019-02-08T12:55:00Z">
              <w:rPr/>
            </w:rPrChange>
          </w:rPr>
          <w:t xml:space="preserve"> </w:t>
        </w:r>
      </w:ins>
      <w:ins w:id="1566" w:author="Zach Lessig" w:date="2019-02-06T13:05:00Z">
        <w:r w:rsidRPr="00E97C61">
          <w:rPr>
            <w:rFonts w:ascii="Times New Roman" w:hAnsi="Times New Roman" w:cs="Times New Roman"/>
            <w:rPrChange w:id="1567" w:author="Zach Lessig" w:date="2019-02-08T12:55:00Z">
              <w:rPr/>
            </w:rPrChange>
          </w:rPr>
          <w:t>range from</w:t>
        </w:r>
      </w:ins>
      <w:ins w:id="1568" w:author="Zach Lessig" w:date="2019-02-06T13:08:00Z">
        <w:r w:rsidRPr="00E97C61">
          <w:rPr>
            <w:rFonts w:ascii="Times New Roman" w:hAnsi="Times New Roman" w:cs="Times New Roman"/>
            <w:rPrChange w:id="1569" w:author="Zach Lessig" w:date="2019-02-08T12:55:00Z">
              <w:rPr/>
            </w:rPrChange>
          </w:rPr>
          <w:t xml:space="preserve"> 0 </w:t>
        </w:r>
      </w:ins>
      <w:ins w:id="1570" w:author="Zach Lessig" w:date="2019-02-06T13:37:00Z">
        <w:r w:rsidR="0064210D" w:rsidRPr="00E97C61">
          <w:rPr>
            <w:rFonts w:ascii="Times New Roman" w:hAnsi="Times New Roman" w:cs="Times New Roman"/>
            <w:rPrChange w:id="1571" w:author="Zach Lessig" w:date="2019-02-08T12:55:00Z">
              <w:rPr/>
            </w:rPrChange>
          </w:rPr>
          <w:t>in First Cr. (</w:t>
        </w:r>
        <w:proofErr w:type="spellStart"/>
        <w:r w:rsidR="0064210D" w:rsidRPr="00E97C61">
          <w:rPr>
            <w:rFonts w:ascii="Times New Roman" w:hAnsi="Times New Roman" w:cs="Times New Roman"/>
            <w:rPrChange w:id="1572" w:author="Zach Lessig" w:date="2019-02-08T12:55:00Z">
              <w:rPr/>
            </w:rPrChange>
          </w:rPr>
          <w:t>Taneum</w:t>
        </w:r>
        <w:proofErr w:type="spellEnd"/>
        <w:r w:rsidR="0064210D" w:rsidRPr="00E97C61">
          <w:rPr>
            <w:rFonts w:ascii="Times New Roman" w:hAnsi="Times New Roman" w:cs="Times New Roman"/>
            <w:rPrChange w:id="1573" w:author="Zach Lessig" w:date="2019-02-08T12:55:00Z">
              <w:rPr/>
            </w:rPrChange>
          </w:rPr>
          <w:t xml:space="preserve"> Watershed) </w:t>
        </w:r>
      </w:ins>
      <w:ins w:id="1574" w:author="Zach Lessig" w:date="2019-02-06T13:38:00Z">
        <w:r w:rsidR="0064210D" w:rsidRPr="00E97C61">
          <w:rPr>
            <w:rFonts w:ascii="Times New Roman" w:hAnsi="Times New Roman" w:cs="Times New Roman"/>
            <w:rPrChange w:id="1575" w:author="Zach Lessig" w:date="2019-02-08T12:55:00Z">
              <w:rPr/>
            </w:rPrChange>
          </w:rPr>
          <w:t xml:space="preserve">2018 </w:t>
        </w:r>
      </w:ins>
      <w:ins w:id="1576" w:author="Zach Lessig" w:date="2019-02-06T13:08:00Z">
        <w:r w:rsidRPr="00E97C61">
          <w:rPr>
            <w:rFonts w:ascii="Times New Roman" w:hAnsi="Times New Roman" w:cs="Times New Roman"/>
            <w:rPrChange w:id="1577" w:author="Zach Lessig" w:date="2019-02-08T12:55:00Z">
              <w:rPr/>
            </w:rPrChange>
          </w:rPr>
          <w:t>to 1.33</w:t>
        </w:r>
      </w:ins>
      <w:ins w:id="1578" w:author="Zach Lessig" w:date="2019-02-06T13:27:00Z">
        <w:r w:rsidR="009D3BE5" w:rsidRPr="00E97C61">
          <w:rPr>
            <w:rFonts w:ascii="Times New Roman" w:hAnsi="Times New Roman" w:cs="Times New Roman"/>
            <w:rPrChange w:id="1579" w:author="Zach Lessig" w:date="2019-02-08T12:55:00Z">
              <w:rPr/>
            </w:rPrChange>
          </w:rPr>
          <w:t xml:space="preserve"> </w:t>
        </w:r>
      </w:ins>
      <w:ins w:id="1580" w:author="Zach Lessig" w:date="2019-02-06T13:36:00Z">
        <w:r w:rsidR="009F7824" w:rsidRPr="00E97C61">
          <w:rPr>
            <w:rFonts w:ascii="Times New Roman" w:hAnsi="Times New Roman" w:cs="Times New Roman"/>
          </w:rPr>
          <w:t>fish m</w:t>
        </w:r>
        <w:r w:rsidR="009F7824" w:rsidRPr="00E97C61">
          <w:rPr>
            <w:rFonts w:ascii="Times New Roman" w:hAnsi="Times New Roman" w:cs="Times New Roman"/>
            <w:vertAlign w:val="superscript"/>
            <w:rPrChange w:id="1581" w:author="Zach Lessig" w:date="2019-02-08T12:55:00Z">
              <w:rPr>
                <w:rFonts w:ascii="Times New Roman" w:hAnsi="Times New Roman" w:cs="Times New Roman"/>
              </w:rPr>
            </w:rPrChange>
          </w:rPr>
          <w:t>-1</w:t>
        </w:r>
        <w:r w:rsidR="009F7824" w:rsidRPr="00E97C61">
          <w:rPr>
            <w:rFonts w:ascii="Times New Roman" w:hAnsi="Times New Roman" w:cs="Times New Roman"/>
          </w:rPr>
          <w:t xml:space="preserve"> </w:t>
        </w:r>
      </w:ins>
      <w:ins w:id="1582" w:author="Zach Lessig" w:date="2019-02-06T13:39:00Z">
        <w:r w:rsidR="0064210D" w:rsidRPr="00E97C61">
          <w:rPr>
            <w:rFonts w:ascii="Times New Roman" w:hAnsi="Times New Roman" w:cs="Times New Roman"/>
            <w:rPrChange w:id="1583" w:author="Zach Lessig" w:date="2019-02-08T12:55:00Z">
              <w:rPr/>
            </w:rPrChange>
          </w:rPr>
          <w:t>in Standup Cr. (</w:t>
        </w:r>
        <w:proofErr w:type="spellStart"/>
        <w:r w:rsidR="0064210D" w:rsidRPr="00E97C61">
          <w:rPr>
            <w:rFonts w:ascii="Times New Roman" w:hAnsi="Times New Roman" w:cs="Times New Roman"/>
            <w:rPrChange w:id="1584" w:author="Zach Lessig" w:date="2019-02-08T12:55:00Z">
              <w:rPr/>
            </w:rPrChange>
          </w:rPr>
          <w:t>Teanaway</w:t>
        </w:r>
        <w:proofErr w:type="spellEnd"/>
        <w:r w:rsidR="0064210D" w:rsidRPr="00E97C61">
          <w:rPr>
            <w:rFonts w:ascii="Times New Roman" w:hAnsi="Times New Roman" w:cs="Times New Roman"/>
            <w:rPrChange w:id="1585" w:author="Zach Lessig" w:date="2019-02-08T12:55:00Z">
              <w:rPr/>
            </w:rPrChange>
          </w:rPr>
          <w:t xml:space="preserve"> Watershed) 2018 </w:t>
        </w:r>
      </w:ins>
      <w:ins w:id="1586" w:author="Zach Lessig" w:date="2019-02-06T13:28:00Z">
        <w:r w:rsidR="009D3BE5" w:rsidRPr="00E97C61">
          <w:rPr>
            <w:rFonts w:ascii="Times New Roman" w:hAnsi="Times New Roman" w:cs="Times New Roman"/>
            <w:rPrChange w:id="1587" w:author="Zach Lessig" w:date="2019-02-08T12:55:00Z">
              <w:rPr/>
            </w:rPrChange>
          </w:rPr>
          <w:t>(</w:t>
        </w:r>
        <w:r w:rsidR="009D3BE5" w:rsidRPr="00E97C61">
          <w:rPr>
            <w:rFonts w:ascii="Times New Roman" w:hAnsi="Times New Roman" w:cs="Times New Roman"/>
            <w:rPrChange w:id="1588" w:author="Zach Lessig" w:date="2019-02-08T12:55:00Z">
              <w:rPr/>
            </w:rPrChange>
          </w:rPr>
          <w:fldChar w:fldCharType="begin"/>
        </w:r>
        <w:r w:rsidR="009D3BE5" w:rsidRPr="00E97C61">
          <w:rPr>
            <w:rFonts w:ascii="Times New Roman" w:hAnsi="Times New Roman" w:cs="Times New Roman"/>
            <w:rPrChange w:id="1589" w:author="Zach Lessig" w:date="2019-02-08T12:55:00Z">
              <w:rPr/>
            </w:rPrChange>
          </w:rPr>
          <w:instrText xml:space="preserve"> REF _Ref352111 \h </w:instrText>
        </w:r>
      </w:ins>
      <w:r w:rsidR="006B25CD" w:rsidRPr="00E97C61">
        <w:rPr>
          <w:rFonts w:ascii="Times New Roman" w:hAnsi="Times New Roman" w:cs="Times New Roman"/>
          <w:rPrChange w:id="1590" w:author="Zach Lessig" w:date="2019-02-08T12:55:00Z">
            <w:rPr>
              <w:b/>
            </w:rPr>
          </w:rPrChange>
        </w:rPr>
        <w:instrText xml:space="preserve"> \* MERGEFORMAT </w:instrText>
      </w:r>
      <w:r w:rsidR="009D3BE5" w:rsidRPr="00E97C61">
        <w:rPr>
          <w:rFonts w:ascii="Times New Roman" w:hAnsi="Times New Roman" w:cs="Times New Roman"/>
          <w:rPrChange w:id="1591" w:author="Zach Lessig" w:date="2019-02-08T12:55:00Z">
            <w:rPr>
              <w:rFonts w:ascii="Times New Roman" w:hAnsi="Times New Roman" w:cs="Times New Roman"/>
            </w:rPr>
          </w:rPrChange>
        </w:rPr>
      </w:r>
      <w:r w:rsidR="009D3BE5" w:rsidRPr="00E97C61">
        <w:rPr>
          <w:rFonts w:ascii="Times New Roman" w:hAnsi="Times New Roman" w:cs="Times New Roman"/>
          <w:rPrChange w:id="1592" w:author="Zach Lessig" w:date="2019-02-08T12:55:00Z">
            <w:rPr/>
          </w:rPrChange>
        </w:rPr>
        <w:fldChar w:fldCharType="separate"/>
      </w:r>
      <w:ins w:id="1593" w:author="Zach Lessig" w:date="2019-02-06T13:28:00Z">
        <w:r w:rsidR="009D3BE5" w:rsidRPr="00E97C61">
          <w:rPr>
            <w:rFonts w:ascii="Times New Roman" w:hAnsi="Times New Roman" w:cs="Times New Roman"/>
            <w:rPrChange w:id="1594" w:author="Zach Lessig" w:date="2019-02-08T12:55:00Z">
              <w:rPr/>
            </w:rPrChange>
          </w:rPr>
          <w:t xml:space="preserve">Figure </w:t>
        </w:r>
        <w:r w:rsidR="009D3BE5" w:rsidRPr="00E97C61">
          <w:rPr>
            <w:rFonts w:ascii="Times New Roman" w:hAnsi="Times New Roman" w:cs="Times New Roman"/>
            <w:noProof/>
            <w:rPrChange w:id="1595" w:author="Zach Lessig" w:date="2019-02-08T12:55:00Z">
              <w:rPr>
                <w:noProof/>
              </w:rPr>
            </w:rPrChange>
          </w:rPr>
          <w:t>8</w:t>
        </w:r>
        <w:r w:rsidR="009D3BE5" w:rsidRPr="00E97C61">
          <w:rPr>
            <w:rFonts w:ascii="Times New Roman" w:hAnsi="Times New Roman" w:cs="Times New Roman"/>
            <w:rPrChange w:id="1596" w:author="Zach Lessig" w:date="2019-02-08T12:55:00Z">
              <w:rPr/>
            </w:rPrChange>
          </w:rPr>
          <w:fldChar w:fldCharType="end"/>
        </w:r>
        <w:r w:rsidR="009D3BE5" w:rsidRPr="00E97C61">
          <w:rPr>
            <w:rFonts w:ascii="Times New Roman" w:hAnsi="Times New Roman" w:cs="Times New Roman"/>
            <w:rPrChange w:id="1597" w:author="Zach Lessig" w:date="2019-02-08T12:55:00Z">
              <w:rPr/>
            </w:rPrChange>
          </w:rPr>
          <w:t>)</w:t>
        </w:r>
      </w:ins>
      <w:ins w:id="1598" w:author="Zach Lessig" w:date="2019-02-06T13:08:00Z">
        <w:r w:rsidRPr="00E97C61">
          <w:rPr>
            <w:rFonts w:ascii="Times New Roman" w:hAnsi="Times New Roman" w:cs="Times New Roman"/>
            <w:rPrChange w:id="1599" w:author="Zach Lessig" w:date="2019-02-08T12:55:00Z">
              <w:rPr/>
            </w:rPrChange>
          </w:rPr>
          <w:t>.</w:t>
        </w:r>
      </w:ins>
      <w:ins w:id="1600" w:author="Zach Lessig" w:date="2019-02-06T13:28:00Z">
        <w:r w:rsidR="009D3BE5" w:rsidRPr="00E97C61">
          <w:rPr>
            <w:rFonts w:ascii="Times New Roman" w:hAnsi="Times New Roman" w:cs="Times New Roman"/>
            <w:rPrChange w:id="1601" w:author="Zach Lessig" w:date="2019-02-08T12:55:00Z">
              <w:rPr/>
            </w:rPrChange>
          </w:rPr>
          <w:t xml:space="preserve">  The mean trout mass</w:t>
        </w:r>
      </w:ins>
      <w:ins w:id="1602" w:author="Zach Lessig" w:date="2019-02-06T13:35:00Z">
        <w:r w:rsidR="0064210D" w:rsidRPr="00E97C61">
          <w:rPr>
            <w:rFonts w:ascii="Times New Roman" w:hAnsi="Times New Roman" w:cs="Times New Roman"/>
            <w:rPrChange w:id="1603" w:author="Zach Lessig" w:date="2019-02-08T12:55:00Z">
              <w:rPr/>
            </w:rPrChange>
          </w:rPr>
          <w:t xml:space="preserve"> per individual fish ranged from </w:t>
        </w:r>
      </w:ins>
      <w:ins w:id="1604" w:author="Zach Lessig" w:date="2019-02-06T13:43:00Z">
        <w:r w:rsidR="0064210D" w:rsidRPr="00E97C61">
          <w:rPr>
            <w:rFonts w:ascii="Times New Roman" w:hAnsi="Times New Roman" w:cs="Times New Roman"/>
            <w:rPrChange w:id="1605" w:author="Zach Lessig" w:date="2019-02-08T12:55:00Z">
              <w:rPr/>
            </w:rPrChange>
          </w:rPr>
          <w:t>3.58 g in Frost Cr. (</w:t>
        </w:r>
        <w:proofErr w:type="spellStart"/>
        <w:r w:rsidR="0064210D" w:rsidRPr="00E97C61">
          <w:rPr>
            <w:rFonts w:ascii="Times New Roman" w:hAnsi="Times New Roman" w:cs="Times New Roman"/>
            <w:rPrChange w:id="1606" w:author="Zach Lessig" w:date="2019-02-08T12:55:00Z">
              <w:rPr/>
            </w:rPrChange>
          </w:rPr>
          <w:t>Taneum</w:t>
        </w:r>
        <w:proofErr w:type="spellEnd"/>
        <w:r w:rsidR="0064210D" w:rsidRPr="00E97C61">
          <w:rPr>
            <w:rFonts w:ascii="Times New Roman" w:hAnsi="Times New Roman" w:cs="Times New Roman"/>
            <w:rPrChange w:id="1607" w:author="Zach Lessig" w:date="2019-02-08T12:55:00Z">
              <w:rPr/>
            </w:rPrChange>
          </w:rPr>
          <w:t xml:space="preserve"> Watershed) </w:t>
        </w:r>
      </w:ins>
      <w:ins w:id="1608" w:author="Zach Lessig" w:date="2019-02-07T09:12:00Z">
        <w:r w:rsidR="003C096F" w:rsidRPr="00E97C61">
          <w:rPr>
            <w:rFonts w:ascii="Times New Roman" w:hAnsi="Times New Roman" w:cs="Times New Roman"/>
          </w:rPr>
          <w:t xml:space="preserve">2017 </w:t>
        </w:r>
      </w:ins>
      <w:ins w:id="1609" w:author="Zach Lessig" w:date="2019-02-06T13:43:00Z">
        <w:r w:rsidR="0064210D" w:rsidRPr="00E97C61">
          <w:rPr>
            <w:rFonts w:ascii="Times New Roman" w:hAnsi="Times New Roman" w:cs="Times New Roman"/>
            <w:rPrChange w:id="1610" w:author="Zach Lessig" w:date="2019-02-08T12:55:00Z">
              <w:rPr/>
            </w:rPrChange>
          </w:rPr>
          <w:t>to</w:t>
        </w:r>
      </w:ins>
      <w:ins w:id="1611" w:author="Zach Lessig" w:date="2019-02-06T13:44:00Z">
        <w:r w:rsidR="0064210D" w:rsidRPr="00E97C61">
          <w:rPr>
            <w:rFonts w:ascii="Times New Roman" w:hAnsi="Times New Roman" w:cs="Times New Roman"/>
            <w:rPrChange w:id="1612" w:author="Zach Lessig" w:date="2019-02-08T12:55:00Z">
              <w:rPr/>
            </w:rPrChange>
          </w:rPr>
          <w:t xml:space="preserve"> 31.23</w:t>
        </w:r>
        <w:r w:rsidR="006B25CD" w:rsidRPr="00E97C61">
          <w:rPr>
            <w:rFonts w:ascii="Times New Roman" w:hAnsi="Times New Roman" w:cs="Times New Roman"/>
            <w:rPrChange w:id="1613" w:author="Zach Lessig" w:date="2019-02-08T12:55:00Z">
              <w:rPr/>
            </w:rPrChange>
          </w:rPr>
          <w:t xml:space="preserve"> g in Jack Cr. (</w:t>
        </w:r>
        <w:proofErr w:type="spellStart"/>
        <w:r w:rsidR="006B25CD" w:rsidRPr="00E97C61">
          <w:rPr>
            <w:rFonts w:ascii="Times New Roman" w:hAnsi="Times New Roman" w:cs="Times New Roman"/>
            <w:rPrChange w:id="1614" w:author="Zach Lessig" w:date="2019-02-08T12:55:00Z">
              <w:rPr/>
            </w:rPrChange>
          </w:rPr>
          <w:t>Teanaway</w:t>
        </w:r>
        <w:proofErr w:type="spellEnd"/>
        <w:r w:rsidR="006B25CD" w:rsidRPr="00E97C61">
          <w:rPr>
            <w:rFonts w:ascii="Times New Roman" w:hAnsi="Times New Roman" w:cs="Times New Roman"/>
            <w:rPrChange w:id="1615" w:author="Zach Lessig" w:date="2019-02-08T12:55:00Z">
              <w:rPr/>
            </w:rPrChange>
          </w:rPr>
          <w:t xml:space="preserve"> Watershed)</w:t>
        </w:r>
      </w:ins>
      <w:ins w:id="1616" w:author="Zach Lessig" w:date="2019-02-07T09:12:00Z">
        <w:r w:rsidR="003C096F" w:rsidRPr="00E97C61">
          <w:rPr>
            <w:rFonts w:ascii="Times New Roman" w:hAnsi="Times New Roman" w:cs="Times New Roman"/>
          </w:rPr>
          <w:t xml:space="preserve"> 2017</w:t>
        </w:r>
      </w:ins>
      <w:ins w:id="1617" w:author="Zach Lessig" w:date="2019-02-06T13:50:00Z">
        <w:r w:rsidR="006B25CD" w:rsidRPr="00E97C61">
          <w:rPr>
            <w:rFonts w:ascii="Times New Roman" w:hAnsi="Times New Roman" w:cs="Times New Roman"/>
            <w:rPrChange w:id="1618" w:author="Zach Lessig" w:date="2019-02-08T12:55:00Z">
              <w:rPr/>
            </w:rPrChange>
          </w:rPr>
          <w:t xml:space="preserve"> (</w:t>
        </w:r>
        <w:r w:rsidR="006B25CD" w:rsidRPr="00E97C61">
          <w:rPr>
            <w:rFonts w:ascii="Times New Roman" w:hAnsi="Times New Roman" w:cs="Times New Roman"/>
            <w:rPrChange w:id="1619" w:author="Zach Lessig" w:date="2019-02-08T12:55:00Z">
              <w:rPr/>
            </w:rPrChange>
          </w:rPr>
          <w:fldChar w:fldCharType="begin"/>
        </w:r>
        <w:r w:rsidR="006B25CD" w:rsidRPr="00E97C61">
          <w:rPr>
            <w:rFonts w:ascii="Times New Roman" w:hAnsi="Times New Roman" w:cs="Times New Roman"/>
            <w:rPrChange w:id="1620" w:author="Zach Lessig" w:date="2019-02-08T12:55:00Z">
              <w:rPr/>
            </w:rPrChange>
          </w:rPr>
          <w:instrText xml:space="preserve"> REF _Ref353469 \h </w:instrText>
        </w:r>
      </w:ins>
      <w:r w:rsidR="006B25CD" w:rsidRPr="00E97C61">
        <w:rPr>
          <w:rFonts w:ascii="Times New Roman" w:hAnsi="Times New Roman" w:cs="Times New Roman"/>
          <w:rPrChange w:id="1621" w:author="Zach Lessig" w:date="2019-02-08T12:55:00Z">
            <w:rPr/>
          </w:rPrChange>
        </w:rPr>
        <w:instrText xml:space="preserve"> \* MERGEFORMAT </w:instrText>
      </w:r>
      <w:r w:rsidR="006B25CD" w:rsidRPr="00E97C61">
        <w:rPr>
          <w:rFonts w:ascii="Times New Roman" w:hAnsi="Times New Roman" w:cs="Times New Roman"/>
          <w:rPrChange w:id="1622" w:author="Zach Lessig" w:date="2019-02-08T12:55:00Z">
            <w:rPr>
              <w:rFonts w:ascii="Times New Roman" w:hAnsi="Times New Roman" w:cs="Times New Roman"/>
            </w:rPr>
          </w:rPrChange>
        </w:rPr>
      </w:r>
      <w:r w:rsidR="006B25CD" w:rsidRPr="00E97C61">
        <w:rPr>
          <w:rFonts w:ascii="Times New Roman" w:hAnsi="Times New Roman" w:cs="Times New Roman"/>
          <w:rPrChange w:id="1623" w:author="Zach Lessig" w:date="2019-02-08T12:55:00Z">
            <w:rPr/>
          </w:rPrChange>
        </w:rPr>
        <w:fldChar w:fldCharType="separate"/>
      </w:r>
      <w:ins w:id="1624" w:author="Zach Lessig" w:date="2019-02-06T13:50:00Z">
        <w:r w:rsidR="006B25CD" w:rsidRPr="00E97C61">
          <w:rPr>
            <w:rFonts w:ascii="Times New Roman" w:hAnsi="Times New Roman" w:cs="Times New Roman"/>
            <w:rPrChange w:id="1625" w:author="Zach Lessig" w:date="2019-02-08T12:55:00Z">
              <w:rPr/>
            </w:rPrChange>
          </w:rPr>
          <w:t xml:space="preserve">Figure </w:t>
        </w:r>
        <w:r w:rsidR="006B25CD" w:rsidRPr="00E97C61">
          <w:rPr>
            <w:rFonts w:ascii="Times New Roman" w:hAnsi="Times New Roman" w:cs="Times New Roman"/>
            <w:noProof/>
            <w:rPrChange w:id="1626" w:author="Zach Lessig" w:date="2019-02-08T12:55:00Z">
              <w:rPr>
                <w:noProof/>
              </w:rPr>
            </w:rPrChange>
          </w:rPr>
          <w:t>9</w:t>
        </w:r>
        <w:r w:rsidR="006B25CD" w:rsidRPr="00E97C61">
          <w:rPr>
            <w:rFonts w:ascii="Times New Roman" w:hAnsi="Times New Roman" w:cs="Times New Roman"/>
            <w:rPrChange w:id="1627" w:author="Zach Lessig" w:date="2019-02-08T12:55:00Z">
              <w:rPr/>
            </w:rPrChange>
          </w:rPr>
          <w:fldChar w:fldCharType="end"/>
        </w:r>
        <w:r w:rsidR="006B25CD" w:rsidRPr="00E97C61">
          <w:rPr>
            <w:rFonts w:ascii="Times New Roman" w:hAnsi="Times New Roman" w:cs="Times New Roman"/>
            <w:rPrChange w:id="1628" w:author="Zach Lessig" w:date="2019-02-08T12:55:00Z">
              <w:rPr/>
            </w:rPrChange>
          </w:rPr>
          <w:t>)</w:t>
        </w:r>
      </w:ins>
      <w:ins w:id="1629" w:author="Zach Lessig" w:date="2019-02-06T13:51:00Z">
        <w:r w:rsidR="006B25CD" w:rsidRPr="00E97C61">
          <w:rPr>
            <w:rFonts w:ascii="Times New Roman" w:hAnsi="Times New Roman" w:cs="Times New Roman"/>
          </w:rPr>
          <w:t>.</w:t>
        </w:r>
      </w:ins>
      <w:ins w:id="1630" w:author="Zach Lessig" w:date="2019-02-06T14:13:00Z">
        <w:r w:rsidR="009D1CFE" w:rsidRPr="00E97C61">
          <w:rPr>
            <w:rFonts w:ascii="Times New Roman" w:hAnsi="Times New Roman" w:cs="Times New Roman"/>
          </w:rPr>
          <w:t xml:space="preserve">  I estimated trout biomass in g m</w:t>
        </w:r>
        <w:r w:rsidR="009D1CFE" w:rsidRPr="00E97C61">
          <w:rPr>
            <w:rFonts w:ascii="Times New Roman" w:hAnsi="Times New Roman" w:cs="Times New Roman"/>
            <w:vertAlign w:val="superscript"/>
            <w:rPrChange w:id="1631" w:author="Zach Lessig" w:date="2019-02-08T12:55:00Z">
              <w:rPr>
                <w:rFonts w:ascii="Times New Roman" w:hAnsi="Times New Roman" w:cs="Times New Roman"/>
              </w:rPr>
            </w:rPrChange>
          </w:rPr>
          <w:t>-2</w:t>
        </w:r>
      </w:ins>
      <w:ins w:id="1632" w:author="Zach Lessig" w:date="2019-02-06T14:16:00Z">
        <w:r w:rsidR="009D1CFE" w:rsidRPr="00E97C61">
          <w:rPr>
            <w:rFonts w:ascii="Times New Roman" w:hAnsi="Times New Roman" w:cs="Times New Roman"/>
          </w:rPr>
          <w:t xml:space="preserve"> to range from</w:t>
        </w:r>
      </w:ins>
      <w:ins w:id="1633" w:author="Zach Lessig" w:date="2019-02-06T14:22:00Z">
        <w:r w:rsidR="00CB5FE2" w:rsidRPr="00E97C61">
          <w:rPr>
            <w:rFonts w:ascii="Times New Roman" w:hAnsi="Times New Roman" w:cs="Times New Roman"/>
          </w:rPr>
          <w:t xml:space="preserve"> 0</w:t>
        </w:r>
      </w:ins>
      <w:ins w:id="1634" w:author="Zach Lessig" w:date="2019-02-06T14:23:00Z">
        <w:r w:rsidR="00CB5FE2" w:rsidRPr="00E97C61">
          <w:rPr>
            <w:rFonts w:ascii="Times New Roman" w:hAnsi="Times New Roman" w:cs="Times New Roman"/>
          </w:rPr>
          <w:t xml:space="preserve"> in</w:t>
        </w:r>
      </w:ins>
      <w:ins w:id="1635" w:author="Zach Lessig" w:date="2019-02-07T09:13:00Z">
        <w:r w:rsidR="003C096F" w:rsidRPr="00E97C61">
          <w:rPr>
            <w:rFonts w:ascii="Times New Roman" w:hAnsi="Times New Roman" w:cs="Times New Roman"/>
          </w:rPr>
          <w:t xml:space="preserve"> First Cr. (</w:t>
        </w:r>
        <w:proofErr w:type="spellStart"/>
        <w:r w:rsidR="003C096F" w:rsidRPr="00E97C61">
          <w:rPr>
            <w:rFonts w:ascii="Times New Roman" w:hAnsi="Times New Roman" w:cs="Times New Roman"/>
          </w:rPr>
          <w:t>Taneum</w:t>
        </w:r>
        <w:proofErr w:type="spellEnd"/>
        <w:r w:rsidR="003C096F" w:rsidRPr="00E97C61">
          <w:rPr>
            <w:rFonts w:ascii="Times New Roman" w:hAnsi="Times New Roman" w:cs="Times New Roman"/>
          </w:rPr>
          <w:t xml:space="preserve"> Watershed) 2018 to </w:t>
        </w:r>
      </w:ins>
      <w:ins w:id="1636" w:author="Zach Lessig" w:date="2019-02-07T09:14:00Z">
        <w:r w:rsidR="003C096F" w:rsidRPr="00E97C61">
          <w:rPr>
            <w:rFonts w:ascii="Times New Roman" w:hAnsi="Times New Roman" w:cs="Times New Roman"/>
          </w:rPr>
          <w:t>8.38 g m</w:t>
        </w:r>
        <w:r w:rsidR="003C096F" w:rsidRPr="00E97C61">
          <w:rPr>
            <w:rFonts w:ascii="Times New Roman" w:hAnsi="Times New Roman" w:cs="Times New Roman"/>
            <w:vertAlign w:val="superscript"/>
            <w:rPrChange w:id="1637" w:author="Zach Lessig" w:date="2019-02-08T12:55:00Z">
              <w:rPr>
                <w:rFonts w:ascii="Times New Roman" w:hAnsi="Times New Roman" w:cs="Times New Roman"/>
              </w:rPr>
            </w:rPrChange>
          </w:rPr>
          <w:t>-2</w:t>
        </w:r>
        <w:r w:rsidR="003C096F" w:rsidRPr="00E97C61">
          <w:rPr>
            <w:rFonts w:ascii="Times New Roman" w:hAnsi="Times New Roman" w:cs="Times New Roman"/>
          </w:rPr>
          <w:t xml:space="preserve"> in Hurly Cr. (</w:t>
        </w:r>
        <w:proofErr w:type="spellStart"/>
        <w:r w:rsidR="003C096F" w:rsidRPr="00E97C61">
          <w:rPr>
            <w:rFonts w:ascii="Times New Roman" w:hAnsi="Times New Roman" w:cs="Times New Roman"/>
          </w:rPr>
          <w:t>Swauk</w:t>
        </w:r>
        <w:proofErr w:type="spellEnd"/>
        <w:r w:rsidR="003C096F" w:rsidRPr="00E97C61">
          <w:rPr>
            <w:rFonts w:ascii="Times New Roman" w:hAnsi="Times New Roman" w:cs="Times New Roman"/>
          </w:rPr>
          <w:t xml:space="preserve"> Watershed)</w:t>
        </w:r>
      </w:ins>
      <w:ins w:id="1638" w:author="Zach Lessig" w:date="2019-02-07T09:17:00Z">
        <w:r w:rsidR="003C096F" w:rsidRPr="00E97C61">
          <w:rPr>
            <w:rFonts w:ascii="Times New Roman" w:hAnsi="Times New Roman" w:cs="Times New Roman"/>
          </w:rPr>
          <w:t xml:space="preserve"> 2017 (</w:t>
        </w:r>
      </w:ins>
      <w:ins w:id="1639" w:author="Zach Lessig" w:date="2019-02-07T09:18:00Z">
        <w:r w:rsidR="003C096F" w:rsidRPr="00E97C61">
          <w:rPr>
            <w:rFonts w:ascii="Times New Roman" w:hAnsi="Times New Roman" w:cs="Times New Roman"/>
            <w:rPrChange w:id="1640" w:author="Zach Lessig" w:date="2019-02-08T12:55:00Z">
              <w:rPr>
                <w:rFonts w:ascii="Times New Roman" w:hAnsi="Times New Roman" w:cs="Times New Roman"/>
              </w:rPr>
            </w:rPrChange>
          </w:rPr>
          <w:fldChar w:fldCharType="begin"/>
        </w:r>
        <w:r w:rsidR="003C096F" w:rsidRPr="00E97C61">
          <w:rPr>
            <w:rFonts w:ascii="Times New Roman" w:hAnsi="Times New Roman" w:cs="Times New Roman"/>
          </w:rPr>
          <w:instrText xml:space="preserve"> REF _Ref423498 \h </w:instrText>
        </w:r>
      </w:ins>
      <w:r w:rsidR="002109FE" w:rsidRPr="00E97C61">
        <w:rPr>
          <w:rFonts w:ascii="Times New Roman" w:hAnsi="Times New Roman" w:cs="Times New Roman"/>
        </w:rPr>
        <w:instrText xml:space="preserve"> \* MERGEFORMAT </w:instrText>
      </w:r>
      <w:r w:rsidR="003C096F" w:rsidRPr="00E97C61">
        <w:rPr>
          <w:rFonts w:ascii="Times New Roman" w:hAnsi="Times New Roman" w:cs="Times New Roman"/>
          <w:rPrChange w:id="1641" w:author="Zach Lessig" w:date="2019-02-08T12:55:00Z">
            <w:rPr>
              <w:rFonts w:ascii="Times New Roman" w:hAnsi="Times New Roman" w:cs="Times New Roman"/>
            </w:rPr>
          </w:rPrChange>
        </w:rPr>
      </w:r>
      <w:r w:rsidR="003C096F" w:rsidRPr="00E97C61">
        <w:rPr>
          <w:rFonts w:ascii="Times New Roman" w:hAnsi="Times New Roman" w:cs="Times New Roman"/>
          <w:rPrChange w:id="1642" w:author="Zach Lessig" w:date="2019-02-08T12:55:00Z">
            <w:rPr>
              <w:rFonts w:ascii="Times New Roman" w:hAnsi="Times New Roman" w:cs="Times New Roman"/>
            </w:rPr>
          </w:rPrChange>
        </w:rPr>
        <w:fldChar w:fldCharType="separate"/>
      </w:r>
      <w:ins w:id="1643" w:author="Zach Lessig" w:date="2019-02-07T09:18:00Z">
        <w:r w:rsidR="003C096F" w:rsidRPr="00E97C61">
          <w:rPr>
            <w:rFonts w:ascii="Times New Roman" w:hAnsi="Times New Roman" w:cs="Times New Roman"/>
            <w:rPrChange w:id="1644" w:author="Zach Lessig" w:date="2019-02-08T12:55:00Z">
              <w:rPr/>
            </w:rPrChange>
          </w:rPr>
          <w:t xml:space="preserve">Figure </w:t>
        </w:r>
        <w:r w:rsidR="003C096F" w:rsidRPr="00E97C61">
          <w:rPr>
            <w:rFonts w:ascii="Times New Roman" w:hAnsi="Times New Roman" w:cs="Times New Roman"/>
            <w:noProof/>
            <w:rPrChange w:id="1645" w:author="Zach Lessig" w:date="2019-02-08T12:55:00Z">
              <w:rPr>
                <w:noProof/>
              </w:rPr>
            </w:rPrChange>
          </w:rPr>
          <w:t>10</w:t>
        </w:r>
        <w:r w:rsidR="003C096F" w:rsidRPr="00E97C61">
          <w:rPr>
            <w:rFonts w:ascii="Times New Roman" w:hAnsi="Times New Roman" w:cs="Times New Roman"/>
            <w:rPrChange w:id="1646" w:author="Zach Lessig" w:date="2019-02-08T12:55:00Z">
              <w:rPr>
                <w:rFonts w:ascii="Times New Roman" w:hAnsi="Times New Roman" w:cs="Times New Roman"/>
              </w:rPr>
            </w:rPrChange>
          </w:rPr>
          <w:fldChar w:fldCharType="end"/>
        </w:r>
      </w:ins>
      <w:ins w:id="1647" w:author="Zach Lessig" w:date="2019-02-07T09:17:00Z">
        <w:r w:rsidR="003C096F" w:rsidRPr="00E97C61">
          <w:rPr>
            <w:rFonts w:ascii="Times New Roman" w:hAnsi="Times New Roman" w:cs="Times New Roman"/>
          </w:rPr>
          <w:t>)</w:t>
        </w:r>
      </w:ins>
      <w:ins w:id="1648" w:author="Zach Lessig" w:date="2019-02-07T09:18:00Z">
        <w:r w:rsidR="003C096F" w:rsidRPr="00E97C61">
          <w:rPr>
            <w:rFonts w:ascii="Times New Roman" w:hAnsi="Times New Roman" w:cs="Times New Roman"/>
          </w:rPr>
          <w:t>.</w:t>
        </w:r>
      </w:ins>
    </w:p>
    <w:p w14:paraId="11E8D04D" w14:textId="77777777" w:rsidR="007C51E9" w:rsidRPr="00E97C61" w:rsidRDefault="007C51E9">
      <w:pPr>
        <w:keepNext/>
        <w:jc w:val="center"/>
        <w:rPr>
          <w:ins w:id="1649" w:author="Zach Lessig" w:date="2019-02-06T13:16:00Z"/>
          <w:rFonts w:ascii="Times New Roman" w:hAnsi="Times New Roman" w:cs="Times New Roman"/>
          <w:rPrChange w:id="1650" w:author="Zach Lessig" w:date="2019-02-08T12:55:00Z">
            <w:rPr>
              <w:ins w:id="1651" w:author="Zach Lessig" w:date="2019-02-06T13:16:00Z"/>
            </w:rPr>
          </w:rPrChange>
        </w:rPr>
        <w:pPrChange w:id="1652" w:author="Zach Lessig" w:date="2019-02-08T12:58:00Z">
          <w:pPr>
            <w:jc w:val="center"/>
          </w:pPr>
        </w:pPrChange>
      </w:pPr>
      <w:ins w:id="1653" w:author="Zach Lessig" w:date="2019-02-06T13:15:00Z">
        <w:r w:rsidRPr="00E97C61">
          <w:rPr>
            <w:rFonts w:ascii="Times New Roman" w:hAnsi="Times New Roman" w:cs="Times New Roman"/>
            <w:noProof/>
            <w:rPrChange w:id="1654" w:author="Zach Lessig" w:date="2019-02-08T12:55:00Z">
              <w:rPr>
                <w:noProof/>
              </w:rPr>
            </w:rPrChange>
          </w:rPr>
          <w:lastRenderedPageBreak/>
          <w:drawing>
            <wp:inline distT="0" distB="0" distL="0" distR="0" wp14:anchorId="5E635F17" wp14:editId="64D95669">
              <wp:extent cx="3429000" cy="3429000"/>
              <wp:effectExtent l="0" t="0" r="0" b="0"/>
              <wp:docPr id="21" name="Picture 21" descr="N:\Thesis\Rplot.trout.density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Thesis\Rplot.trout.density1.tif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ins>
    </w:p>
    <w:p w14:paraId="77B037D5" w14:textId="35CB8A60" w:rsidR="007C51E9" w:rsidRPr="00E97C61" w:rsidRDefault="007C51E9">
      <w:pPr>
        <w:pStyle w:val="Caption"/>
        <w:rPr>
          <w:ins w:id="1655" w:author="Zach Lessig" w:date="2019-02-06T13:47:00Z"/>
          <w:rFonts w:ascii="Times New Roman" w:hAnsi="Times New Roman" w:cs="Times New Roman"/>
          <w:b w:val="0"/>
          <w:rPrChange w:id="1656" w:author="Zach Lessig" w:date="2019-02-08T12:55:00Z">
            <w:rPr>
              <w:ins w:id="1657" w:author="Zach Lessig" w:date="2019-02-06T13:47:00Z"/>
              <w:rFonts w:ascii="Times New Roman" w:hAnsi="Times New Roman" w:cs="Times New Roman"/>
              <w:b/>
            </w:rPr>
          </w:rPrChange>
        </w:rPr>
        <w:pPrChange w:id="1658" w:author="Zach Lessig" w:date="2019-02-08T12:58:00Z">
          <w:pPr>
            <w:spacing w:line="480" w:lineRule="auto"/>
          </w:pPr>
        </w:pPrChange>
      </w:pPr>
      <w:bookmarkStart w:id="1659" w:name="_Ref352111"/>
      <w:ins w:id="1660" w:author="Zach Lessig" w:date="2019-02-06T13:16:00Z">
        <w:r w:rsidRPr="00E97C61">
          <w:rPr>
            <w:rFonts w:ascii="Times New Roman" w:hAnsi="Times New Roman" w:cs="Times New Roman"/>
            <w:color w:val="auto"/>
            <w:sz w:val="24"/>
            <w:szCs w:val="24"/>
            <w:rPrChange w:id="1661" w:author="Zach Lessig" w:date="2019-02-08T12:55:00Z">
              <w:rPr>
                <w:b/>
                <w:bCs/>
              </w:rPr>
            </w:rPrChange>
          </w:rPr>
          <w:t xml:space="preserve">Figure </w:t>
        </w:r>
        <w:r w:rsidRPr="00E97C61">
          <w:rPr>
            <w:rFonts w:ascii="Times New Roman" w:hAnsi="Times New Roman" w:cs="Times New Roman"/>
            <w:color w:val="auto"/>
            <w:sz w:val="24"/>
            <w:szCs w:val="24"/>
            <w:rPrChange w:id="1662" w:author="Zach Lessig" w:date="2019-02-08T12:55:00Z">
              <w:rPr>
                <w:b/>
                <w:bCs/>
              </w:rPr>
            </w:rPrChange>
          </w:rPr>
          <w:fldChar w:fldCharType="begin"/>
        </w:r>
        <w:r w:rsidRPr="00E97C61">
          <w:rPr>
            <w:rFonts w:ascii="Times New Roman" w:hAnsi="Times New Roman" w:cs="Times New Roman"/>
            <w:color w:val="auto"/>
            <w:sz w:val="24"/>
            <w:szCs w:val="24"/>
            <w:rPrChange w:id="1663" w:author="Zach Lessig" w:date="2019-02-08T12:55:00Z">
              <w:rPr>
                <w:b/>
                <w:bCs/>
              </w:rPr>
            </w:rPrChange>
          </w:rPr>
          <w:instrText xml:space="preserve"> SEQ Figure \* ARABIC </w:instrText>
        </w:r>
      </w:ins>
      <w:r w:rsidRPr="00E97C61">
        <w:rPr>
          <w:rFonts w:ascii="Times New Roman" w:hAnsi="Times New Roman" w:cs="Times New Roman"/>
          <w:color w:val="auto"/>
          <w:sz w:val="24"/>
          <w:szCs w:val="24"/>
          <w:rPrChange w:id="1664" w:author="Zach Lessig" w:date="2019-02-08T12:55:00Z">
            <w:rPr>
              <w:b/>
              <w:bCs/>
            </w:rPr>
          </w:rPrChange>
        </w:rPr>
        <w:fldChar w:fldCharType="separate"/>
      </w:r>
      <w:ins w:id="1665" w:author="Zach Lessig" w:date="2019-02-07T12:01:00Z">
        <w:r w:rsidR="005C7538" w:rsidRPr="00E97C61">
          <w:rPr>
            <w:rFonts w:ascii="Times New Roman" w:hAnsi="Times New Roman" w:cs="Times New Roman"/>
            <w:noProof/>
            <w:color w:val="auto"/>
            <w:sz w:val="24"/>
            <w:szCs w:val="24"/>
            <w:rPrChange w:id="1666" w:author="Zach Lessig" w:date="2019-02-08T12:55:00Z">
              <w:rPr>
                <w:rFonts w:ascii="Times New Roman" w:hAnsi="Times New Roman" w:cs="Times New Roman"/>
                <w:b/>
                <w:bCs/>
                <w:noProof/>
              </w:rPr>
            </w:rPrChange>
          </w:rPr>
          <w:t>8</w:t>
        </w:r>
      </w:ins>
      <w:ins w:id="1667" w:author="Zach Lessig" w:date="2019-02-06T13:16:00Z">
        <w:r w:rsidRPr="00E97C61">
          <w:rPr>
            <w:rFonts w:ascii="Times New Roman" w:hAnsi="Times New Roman" w:cs="Times New Roman"/>
            <w:color w:val="auto"/>
            <w:sz w:val="24"/>
            <w:szCs w:val="24"/>
            <w:rPrChange w:id="1668" w:author="Zach Lessig" w:date="2019-02-08T12:55:00Z">
              <w:rPr>
                <w:b/>
                <w:bCs/>
              </w:rPr>
            </w:rPrChange>
          </w:rPr>
          <w:fldChar w:fldCharType="end"/>
        </w:r>
        <w:bookmarkEnd w:id="1659"/>
        <w:r w:rsidRPr="00E97C61">
          <w:rPr>
            <w:rFonts w:ascii="Times New Roman" w:hAnsi="Times New Roman" w:cs="Times New Roman"/>
            <w:color w:val="auto"/>
            <w:sz w:val="24"/>
            <w:szCs w:val="24"/>
            <w:rPrChange w:id="1669" w:author="Zach Lessig" w:date="2019-02-08T12:55:00Z">
              <w:rPr>
                <w:rFonts w:ascii="Times New Roman" w:hAnsi="Times New Roman" w:cs="Times New Roman"/>
                <w:b/>
                <w:bCs/>
              </w:rPr>
            </w:rPrChange>
          </w:rPr>
          <w:t xml:space="preserve">. </w:t>
        </w:r>
        <w:r w:rsidRPr="00E97C61">
          <w:rPr>
            <w:rFonts w:ascii="Times New Roman" w:hAnsi="Times New Roman" w:cs="Times New Roman"/>
            <w:b w:val="0"/>
            <w:color w:val="auto"/>
            <w:sz w:val="24"/>
            <w:szCs w:val="24"/>
            <w:rPrChange w:id="1670" w:author="Zach Lessig" w:date="2019-02-08T12:55:00Z">
              <w:rPr>
                <w:rFonts w:ascii="Times New Roman" w:hAnsi="Times New Roman" w:cs="Times New Roman"/>
                <w:b/>
                <w:bCs/>
              </w:rPr>
            </w:rPrChange>
          </w:rPr>
          <w:t>Graph showing trout density (fish m</w:t>
        </w:r>
        <w:r w:rsidRPr="00E97C61">
          <w:rPr>
            <w:rFonts w:ascii="Times New Roman" w:hAnsi="Times New Roman" w:cs="Times New Roman"/>
            <w:b w:val="0"/>
            <w:color w:val="auto"/>
            <w:sz w:val="24"/>
            <w:szCs w:val="24"/>
            <w:vertAlign w:val="superscript"/>
            <w:rPrChange w:id="1671" w:author="Zach Lessig" w:date="2019-02-08T12:55:00Z">
              <w:rPr>
                <w:rFonts w:ascii="Times New Roman" w:hAnsi="Times New Roman" w:cs="Times New Roman"/>
                <w:b/>
                <w:bCs/>
              </w:rPr>
            </w:rPrChange>
          </w:rPr>
          <w:t>-1</w:t>
        </w:r>
        <w:r w:rsidRPr="00E97C61">
          <w:rPr>
            <w:rFonts w:ascii="Times New Roman" w:hAnsi="Times New Roman" w:cs="Times New Roman"/>
            <w:b w:val="0"/>
            <w:color w:val="auto"/>
            <w:sz w:val="24"/>
            <w:szCs w:val="24"/>
            <w:rPrChange w:id="1672" w:author="Zach Lessig" w:date="2019-02-08T12:55:00Z">
              <w:rPr>
                <w:rFonts w:ascii="Times New Roman" w:hAnsi="Times New Roman" w:cs="Times New Roman"/>
                <w:b/>
                <w:bCs/>
              </w:rPr>
            </w:rPrChange>
          </w:rPr>
          <w:t>)</w:t>
        </w:r>
      </w:ins>
      <w:ins w:id="1673" w:author="Zach Lessig" w:date="2019-02-06T13:20:00Z">
        <w:r w:rsidRPr="00E97C61">
          <w:rPr>
            <w:rFonts w:ascii="Times New Roman" w:hAnsi="Times New Roman" w:cs="Times New Roman"/>
            <w:b w:val="0"/>
            <w:color w:val="auto"/>
            <w:sz w:val="24"/>
            <w:szCs w:val="24"/>
            <w:rPrChange w:id="1674" w:author="Zach Lessig" w:date="2019-02-08T12:55:00Z">
              <w:rPr>
                <w:rFonts w:ascii="Times New Roman" w:hAnsi="Times New Roman" w:cs="Times New Roman"/>
                <w:bCs/>
              </w:rPr>
            </w:rPrChange>
          </w:rPr>
          <w:t xml:space="preserve"> for each stream and year of sampling with streams arranged by increasing wetted width and grouped by watershed</w:t>
        </w:r>
      </w:ins>
      <w:ins w:id="1675" w:author="Zach Lessig" w:date="2019-02-06T13:23:00Z">
        <w:r w:rsidR="009D3BE5" w:rsidRPr="00E97C61">
          <w:rPr>
            <w:rFonts w:ascii="Times New Roman" w:hAnsi="Times New Roman" w:cs="Times New Roman"/>
            <w:b w:val="0"/>
            <w:color w:val="auto"/>
            <w:sz w:val="24"/>
            <w:szCs w:val="24"/>
            <w:rPrChange w:id="1676" w:author="Zach Lessig" w:date="2019-02-08T12:55:00Z">
              <w:rPr>
                <w:rFonts w:ascii="Times New Roman" w:hAnsi="Times New Roman" w:cs="Times New Roman"/>
                <w:bCs/>
              </w:rPr>
            </w:rPrChange>
          </w:rPr>
          <w:t>.</w:t>
        </w:r>
      </w:ins>
      <w:ins w:id="1677" w:author="Zach Lessig" w:date="2019-02-06T13:20:00Z">
        <w:r w:rsidR="009D3BE5" w:rsidRPr="00E97C61">
          <w:rPr>
            <w:rFonts w:ascii="Times New Roman" w:hAnsi="Times New Roman" w:cs="Times New Roman"/>
            <w:b w:val="0"/>
            <w:color w:val="auto"/>
            <w:sz w:val="24"/>
            <w:szCs w:val="24"/>
            <w:rPrChange w:id="1678" w:author="Zach Lessig" w:date="2019-02-08T12:55:00Z">
              <w:rPr>
                <w:rFonts w:ascii="Times New Roman" w:hAnsi="Times New Roman" w:cs="Times New Roman"/>
                <w:bCs/>
              </w:rPr>
            </w:rPrChange>
          </w:rPr>
          <w:t xml:space="preserve">  </w:t>
        </w:r>
        <w:r w:rsidRPr="00E97C61">
          <w:rPr>
            <w:rFonts w:ascii="Times New Roman" w:hAnsi="Times New Roman" w:cs="Times New Roman"/>
            <w:b w:val="0"/>
            <w:color w:val="auto"/>
            <w:sz w:val="24"/>
            <w:szCs w:val="24"/>
            <w:rPrChange w:id="1679" w:author="Zach Lessig" w:date="2019-02-08T12:55:00Z">
              <w:rPr>
                <w:rFonts w:ascii="Times New Roman" w:hAnsi="Times New Roman" w:cs="Times New Roman"/>
                <w:bCs/>
              </w:rPr>
            </w:rPrChange>
          </w:rPr>
          <w:t>Error bars represent standard error.</w:t>
        </w:r>
      </w:ins>
    </w:p>
    <w:p w14:paraId="55D8208E" w14:textId="77777777" w:rsidR="006B25CD" w:rsidRPr="00E97C61" w:rsidRDefault="006B25CD">
      <w:pPr>
        <w:keepNext/>
        <w:spacing w:line="480" w:lineRule="auto"/>
        <w:jc w:val="center"/>
        <w:rPr>
          <w:ins w:id="1680" w:author="Zach Lessig" w:date="2019-02-06T13:48:00Z"/>
          <w:rFonts w:ascii="Times New Roman" w:hAnsi="Times New Roman" w:cs="Times New Roman"/>
          <w:rPrChange w:id="1681" w:author="Zach Lessig" w:date="2019-02-08T12:55:00Z">
            <w:rPr>
              <w:ins w:id="1682" w:author="Zach Lessig" w:date="2019-02-06T13:48:00Z"/>
            </w:rPr>
          </w:rPrChange>
        </w:rPr>
        <w:pPrChange w:id="1683" w:author="Zach Lessig" w:date="2019-02-08T12:56:00Z">
          <w:pPr>
            <w:jc w:val="center"/>
          </w:pPr>
        </w:pPrChange>
      </w:pPr>
      <w:ins w:id="1684" w:author="Zach Lessig" w:date="2019-02-06T13:47:00Z">
        <w:r w:rsidRPr="00E97C61">
          <w:rPr>
            <w:rFonts w:ascii="Times New Roman" w:hAnsi="Times New Roman" w:cs="Times New Roman"/>
            <w:noProof/>
            <w:rPrChange w:id="1685" w:author="Zach Lessig" w:date="2019-02-08T12:55:00Z">
              <w:rPr>
                <w:noProof/>
              </w:rPr>
            </w:rPrChange>
          </w:rPr>
          <w:lastRenderedPageBreak/>
          <w:drawing>
            <wp:inline distT="0" distB="0" distL="0" distR="0" wp14:anchorId="253E5C3F" wp14:editId="43B2D5BA">
              <wp:extent cx="3429000" cy="3429000"/>
              <wp:effectExtent l="0" t="0" r="0" b="0"/>
              <wp:docPr id="22" name="Picture 22" descr="N:\Thesis\Rplot.trout.mass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Thesis\Rplot.trout.mass1.tif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ins>
    </w:p>
    <w:p w14:paraId="37E7F1A2" w14:textId="512118F4" w:rsidR="006B25CD" w:rsidRPr="00E97C61" w:rsidRDefault="006B25CD">
      <w:pPr>
        <w:pStyle w:val="Caption"/>
        <w:spacing w:line="480" w:lineRule="auto"/>
        <w:rPr>
          <w:ins w:id="1686" w:author="Zach Lessig" w:date="2019-02-06T14:12:00Z"/>
          <w:rFonts w:ascii="Times New Roman" w:hAnsi="Times New Roman" w:cs="Times New Roman"/>
          <w:b w:val="0"/>
          <w:rPrChange w:id="1687" w:author="Zach Lessig" w:date="2019-02-08T12:55:00Z">
            <w:rPr>
              <w:ins w:id="1688" w:author="Zach Lessig" w:date="2019-02-06T14:12:00Z"/>
              <w:rFonts w:ascii="Times New Roman" w:hAnsi="Times New Roman" w:cs="Times New Roman"/>
              <w:b/>
            </w:rPr>
          </w:rPrChange>
        </w:rPr>
        <w:pPrChange w:id="1689" w:author="Zach Lessig" w:date="2019-02-08T12:56:00Z">
          <w:pPr>
            <w:spacing w:line="480" w:lineRule="auto"/>
          </w:pPr>
        </w:pPrChange>
      </w:pPr>
      <w:bookmarkStart w:id="1690" w:name="_Ref353469"/>
      <w:ins w:id="1691" w:author="Zach Lessig" w:date="2019-02-06T13:48:00Z">
        <w:r w:rsidRPr="00E97C61">
          <w:rPr>
            <w:rFonts w:ascii="Times New Roman" w:hAnsi="Times New Roman" w:cs="Times New Roman"/>
            <w:color w:val="auto"/>
            <w:sz w:val="24"/>
            <w:szCs w:val="24"/>
            <w:rPrChange w:id="1692" w:author="Zach Lessig" w:date="2019-02-08T12:55:00Z">
              <w:rPr>
                <w:b/>
                <w:bCs/>
              </w:rPr>
            </w:rPrChange>
          </w:rPr>
          <w:t xml:space="preserve">Figure </w:t>
        </w:r>
        <w:r w:rsidRPr="00E97C61">
          <w:rPr>
            <w:rFonts w:ascii="Times New Roman" w:hAnsi="Times New Roman" w:cs="Times New Roman"/>
            <w:color w:val="auto"/>
            <w:sz w:val="24"/>
            <w:szCs w:val="24"/>
            <w:rPrChange w:id="1693" w:author="Zach Lessig" w:date="2019-02-08T12:55:00Z">
              <w:rPr>
                <w:b/>
                <w:bCs/>
              </w:rPr>
            </w:rPrChange>
          </w:rPr>
          <w:fldChar w:fldCharType="begin"/>
        </w:r>
        <w:r w:rsidRPr="00E97C61">
          <w:rPr>
            <w:rFonts w:ascii="Times New Roman" w:hAnsi="Times New Roman" w:cs="Times New Roman"/>
            <w:color w:val="auto"/>
            <w:sz w:val="24"/>
            <w:szCs w:val="24"/>
            <w:rPrChange w:id="1694" w:author="Zach Lessig" w:date="2019-02-08T12:55:00Z">
              <w:rPr>
                <w:b/>
                <w:bCs/>
              </w:rPr>
            </w:rPrChange>
          </w:rPr>
          <w:instrText xml:space="preserve"> SEQ Figure \* ARABIC </w:instrText>
        </w:r>
      </w:ins>
      <w:r w:rsidRPr="00E97C61">
        <w:rPr>
          <w:rFonts w:ascii="Times New Roman" w:hAnsi="Times New Roman" w:cs="Times New Roman"/>
          <w:color w:val="auto"/>
          <w:sz w:val="24"/>
          <w:szCs w:val="24"/>
          <w:rPrChange w:id="1695" w:author="Zach Lessig" w:date="2019-02-08T12:55:00Z">
            <w:rPr>
              <w:b/>
              <w:bCs/>
            </w:rPr>
          </w:rPrChange>
        </w:rPr>
        <w:fldChar w:fldCharType="separate"/>
      </w:r>
      <w:ins w:id="1696" w:author="Zach Lessig" w:date="2019-02-07T12:01:00Z">
        <w:r w:rsidR="005C7538" w:rsidRPr="00E97C61">
          <w:rPr>
            <w:rFonts w:ascii="Times New Roman" w:hAnsi="Times New Roman" w:cs="Times New Roman"/>
            <w:noProof/>
            <w:color w:val="auto"/>
            <w:sz w:val="24"/>
            <w:szCs w:val="24"/>
            <w:rPrChange w:id="1697" w:author="Zach Lessig" w:date="2019-02-08T12:55:00Z">
              <w:rPr>
                <w:rFonts w:ascii="Times New Roman" w:hAnsi="Times New Roman" w:cs="Times New Roman"/>
                <w:b/>
                <w:bCs/>
                <w:noProof/>
              </w:rPr>
            </w:rPrChange>
          </w:rPr>
          <w:t>9</w:t>
        </w:r>
      </w:ins>
      <w:ins w:id="1698" w:author="Zach Lessig" w:date="2019-02-06T13:48:00Z">
        <w:r w:rsidRPr="00E97C61">
          <w:rPr>
            <w:rFonts w:ascii="Times New Roman" w:hAnsi="Times New Roman" w:cs="Times New Roman"/>
            <w:color w:val="auto"/>
            <w:sz w:val="24"/>
            <w:szCs w:val="24"/>
            <w:rPrChange w:id="1699" w:author="Zach Lessig" w:date="2019-02-08T12:55:00Z">
              <w:rPr>
                <w:b/>
                <w:bCs/>
              </w:rPr>
            </w:rPrChange>
          </w:rPr>
          <w:fldChar w:fldCharType="end"/>
        </w:r>
        <w:bookmarkEnd w:id="1690"/>
        <w:r w:rsidRPr="00E97C61">
          <w:rPr>
            <w:rFonts w:ascii="Times New Roman" w:hAnsi="Times New Roman" w:cs="Times New Roman"/>
            <w:color w:val="auto"/>
            <w:sz w:val="24"/>
            <w:szCs w:val="24"/>
            <w:rPrChange w:id="1700" w:author="Zach Lessig" w:date="2019-02-08T12:55:00Z">
              <w:rPr>
                <w:b/>
                <w:bCs/>
              </w:rPr>
            </w:rPrChange>
          </w:rPr>
          <w:t>.</w:t>
        </w:r>
        <w:r w:rsidRPr="00E97C61">
          <w:rPr>
            <w:rFonts w:ascii="Times New Roman" w:hAnsi="Times New Roman" w:cs="Times New Roman"/>
            <w:b w:val="0"/>
            <w:color w:val="auto"/>
            <w:sz w:val="24"/>
            <w:szCs w:val="24"/>
            <w:rPrChange w:id="1701" w:author="Zach Lessig" w:date="2019-02-08T12:55:00Z">
              <w:rPr>
                <w:bCs/>
              </w:rPr>
            </w:rPrChange>
          </w:rPr>
          <w:t xml:space="preserve"> Graph showing the mean mass of individual fish</w:t>
        </w:r>
      </w:ins>
      <w:ins w:id="1702" w:author="Zach Lessig" w:date="2019-02-06T13:49:00Z">
        <w:r w:rsidRPr="00E97C61">
          <w:rPr>
            <w:rFonts w:ascii="Times New Roman" w:hAnsi="Times New Roman" w:cs="Times New Roman"/>
            <w:b w:val="0"/>
            <w:color w:val="auto"/>
            <w:sz w:val="24"/>
            <w:szCs w:val="24"/>
            <w:rPrChange w:id="1703" w:author="Zach Lessig" w:date="2019-02-08T12:55:00Z">
              <w:rPr>
                <w:bCs/>
              </w:rPr>
            </w:rPrChange>
          </w:rPr>
          <w:t xml:space="preserve"> per stream and year of sampling with streams arranged by increasing wetted width and grouped by watershed.  Error bars represent standard error.</w:t>
        </w:r>
      </w:ins>
    </w:p>
    <w:p w14:paraId="7E96D2CF" w14:textId="77777777" w:rsidR="009D1CFE" w:rsidRPr="00E97C61" w:rsidRDefault="009D1CFE">
      <w:pPr>
        <w:keepNext/>
        <w:spacing w:line="480" w:lineRule="auto"/>
        <w:jc w:val="center"/>
        <w:rPr>
          <w:ins w:id="1704" w:author="Zach Lessig" w:date="2019-02-06T14:12:00Z"/>
          <w:rFonts w:ascii="Times New Roman" w:hAnsi="Times New Roman" w:cs="Times New Roman"/>
          <w:rPrChange w:id="1705" w:author="Zach Lessig" w:date="2019-02-08T12:55:00Z">
            <w:rPr>
              <w:ins w:id="1706" w:author="Zach Lessig" w:date="2019-02-06T14:12:00Z"/>
            </w:rPr>
          </w:rPrChange>
        </w:rPr>
        <w:pPrChange w:id="1707" w:author="Zach Lessig" w:date="2019-02-08T12:56:00Z">
          <w:pPr/>
        </w:pPrChange>
      </w:pPr>
      <w:ins w:id="1708" w:author="Zach Lessig" w:date="2019-02-06T14:12:00Z">
        <w:r w:rsidRPr="00E97C61">
          <w:rPr>
            <w:rFonts w:ascii="Times New Roman" w:hAnsi="Times New Roman" w:cs="Times New Roman"/>
            <w:noProof/>
            <w:rPrChange w:id="1709" w:author="Zach Lessig" w:date="2019-02-08T12:55:00Z">
              <w:rPr>
                <w:noProof/>
              </w:rPr>
            </w:rPrChange>
          </w:rPr>
          <w:lastRenderedPageBreak/>
          <w:drawing>
            <wp:inline distT="0" distB="0" distL="0" distR="0" wp14:anchorId="61AE39D1" wp14:editId="5A1444E1">
              <wp:extent cx="3429000" cy="3429000"/>
              <wp:effectExtent l="0" t="0" r="0" b="0"/>
              <wp:docPr id="23" name="Picture 23" descr="N:\Thesis\Rplot.biomasssquared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Thesis\Rplot.biomasssquared1.tif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ins>
    </w:p>
    <w:p w14:paraId="0554B5ED" w14:textId="77777777" w:rsidR="009F7824" w:rsidRPr="00E97C61" w:rsidRDefault="009D1CFE">
      <w:pPr>
        <w:pStyle w:val="Caption"/>
        <w:spacing w:line="480" w:lineRule="auto"/>
        <w:rPr>
          <w:ins w:id="1710" w:author="Zach Lessig" w:date="2019-02-08T11:55:00Z"/>
          <w:rFonts w:ascii="Times New Roman" w:hAnsi="Times New Roman" w:cs="Times New Roman"/>
          <w:b w:val="0"/>
          <w:rPrChange w:id="1711" w:author="Zach Lessig" w:date="2019-02-08T12:55:00Z">
            <w:rPr>
              <w:ins w:id="1712" w:author="Zach Lessig" w:date="2019-02-08T11:55:00Z"/>
              <w:rFonts w:ascii="Times New Roman" w:hAnsi="Times New Roman" w:cs="Times New Roman"/>
              <w:b/>
            </w:rPr>
          </w:rPrChange>
        </w:rPr>
        <w:pPrChange w:id="1713" w:author="Zach Lessig" w:date="2019-02-08T12:56:00Z">
          <w:pPr>
            <w:spacing w:line="480" w:lineRule="auto"/>
          </w:pPr>
        </w:pPrChange>
      </w:pPr>
      <w:bookmarkStart w:id="1714" w:name="_Ref423498"/>
      <w:ins w:id="1715" w:author="Zach Lessig" w:date="2019-02-06T14:12:00Z">
        <w:r w:rsidRPr="00E97C61">
          <w:rPr>
            <w:rFonts w:ascii="Times New Roman" w:hAnsi="Times New Roman" w:cs="Times New Roman"/>
            <w:color w:val="auto"/>
            <w:sz w:val="24"/>
            <w:szCs w:val="24"/>
            <w:rPrChange w:id="1716" w:author="Zach Lessig" w:date="2019-02-08T12:55:00Z">
              <w:rPr>
                <w:b/>
                <w:bCs/>
              </w:rPr>
            </w:rPrChange>
          </w:rPr>
          <w:t xml:space="preserve">Figure </w:t>
        </w:r>
        <w:r w:rsidRPr="00E97C61">
          <w:rPr>
            <w:rFonts w:ascii="Times New Roman" w:hAnsi="Times New Roman" w:cs="Times New Roman"/>
            <w:color w:val="auto"/>
            <w:sz w:val="24"/>
            <w:szCs w:val="24"/>
            <w:rPrChange w:id="1717" w:author="Zach Lessig" w:date="2019-02-08T12:55:00Z">
              <w:rPr>
                <w:b/>
                <w:bCs/>
              </w:rPr>
            </w:rPrChange>
          </w:rPr>
          <w:fldChar w:fldCharType="begin"/>
        </w:r>
        <w:r w:rsidRPr="00E97C61">
          <w:rPr>
            <w:rFonts w:ascii="Times New Roman" w:hAnsi="Times New Roman" w:cs="Times New Roman"/>
            <w:color w:val="auto"/>
            <w:sz w:val="24"/>
            <w:szCs w:val="24"/>
            <w:rPrChange w:id="1718" w:author="Zach Lessig" w:date="2019-02-08T12:55:00Z">
              <w:rPr>
                <w:b/>
                <w:bCs/>
              </w:rPr>
            </w:rPrChange>
          </w:rPr>
          <w:instrText xml:space="preserve"> SEQ Figure \* ARABIC </w:instrText>
        </w:r>
      </w:ins>
      <w:r w:rsidRPr="00E97C61">
        <w:rPr>
          <w:rFonts w:ascii="Times New Roman" w:hAnsi="Times New Roman" w:cs="Times New Roman"/>
          <w:color w:val="auto"/>
          <w:sz w:val="24"/>
          <w:szCs w:val="24"/>
          <w:rPrChange w:id="1719" w:author="Zach Lessig" w:date="2019-02-08T12:55:00Z">
            <w:rPr>
              <w:b/>
              <w:bCs/>
            </w:rPr>
          </w:rPrChange>
        </w:rPr>
        <w:fldChar w:fldCharType="separate"/>
      </w:r>
      <w:ins w:id="1720" w:author="Zach Lessig" w:date="2019-02-07T12:01:00Z">
        <w:r w:rsidR="005C7538" w:rsidRPr="00E97C61">
          <w:rPr>
            <w:rFonts w:ascii="Times New Roman" w:hAnsi="Times New Roman" w:cs="Times New Roman"/>
            <w:noProof/>
            <w:color w:val="auto"/>
            <w:sz w:val="24"/>
            <w:szCs w:val="24"/>
            <w:rPrChange w:id="1721" w:author="Zach Lessig" w:date="2019-02-08T12:55:00Z">
              <w:rPr>
                <w:rFonts w:ascii="Times New Roman" w:hAnsi="Times New Roman" w:cs="Times New Roman"/>
                <w:b/>
                <w:bCs/>
                <w:noProof/>
              </w:rPr>
            </w:rPrChange>
          </w:rPr>
          <w:t>10</w:t>
        </w:r>
      </w:ins>
      <w:ins w:id="1722" w:author="Zach Lessig" w:date="2019-02-06T14:12:00Z">
        <w:r w:rsidRPr="00E97C61">
          <w:rPr>
            <w:rFonts w:ascii="Times New Roman" w:hAnsi="Times New Roman" w:cs="Times New Roman"/>
            <w:color w:val="auto"/>
            <w:sz w:val="24"/>
            <w:szCs w:val="24"/>
            <w:rPrChange w:id="1723" w:author="Zach Lessig" w:date="2019-02-08T12:55:00Z">
              <w:rPr>
                <w:b/>
                <w:bCs/>
              </w:rPr>
            </w:rPrChange>
          </w:rPr>
          <w:fldChar w:fldCharType="end"/>
        </w:r>
      </w:ins>
      <w:bookmarkEnd w:id="1714"/>
      <w:ins w:id="1724" w:author="Zach Lessig" w:date="2019-02-06T14:13:00Z">
        <w:r w:rsidRPr="00E97C61">
          <w:rPr>
            <w:rFonts w:ascii="Times New Roman" w:hAnsi="Times New Roman" w:cs="Times New Roman"/>
            <w:color w:val="auto"/>
            <w:sz w:val="24"/>
            <w:szCs w:val="24"/>
            <w:rPrChange w:id="1725" w:author="Zach Lessig" w:date="2019-02-08T12:55:00Z">
              <w:rPr>
                <w:rFonts w:ascii="Times New Roman" w:hAnsi="Times New Roman" w:cs="Times New Roman"/>
                <w:b/>
                <w:bCs/>
              </w:rPr>
            </w:rPrChange>
          </w:rPr>
          <w:t>.</w:t>
        </w:r>
        <w:r w:rsidRPr="00E97C61">
          <w:rPr>
            <w:rFonts w:ascii="Times New Roman" w:hAnsi="Times New Roman" w:cs="Times New Roman"/>
            <w:b w:val="0"/>
            <w:color w:val="auto"/>
            <w:sz w:val="24"/>
            <w:szCs w:val="24"/>
            <w:rPrChange w:id="1726" w:author="Zach Lessig" w:date="2019-02-08T12:55:00Z">
              <w:rPr>
                <w:rFonts w:ascii="Times New Roman" w:hAnsi="Times New Roman" w:cs="Times New Roman"/>
                <w:bCs/>
              </w:rPr>
            </w:rPrChange>
          </w:rPr>
          <w:t xml:space="preserve"> Graph showing</w:t>
        </w:r>
      </w:ins>
      <w:ins w:id="1727" w:author="Zach Lessig" w:date="2019-02-07T09:19:00Z">
        <w:r w:rsidR="002E3F43" w:rsidRPr="00E97C61">
          <w:rPr>
            <w:rFonts w:ascii="Times New Roman" w:hAnsi="Times New Roman" w:cs="Times New Roman"/>
            <w:b w:val="0"/>
            <w:color w:val="auto"/>
            <w:sz w:val="24"/>
            <w:szCs w:val="24"/>
            <w:rPrChange w:id="1728" w:author="Zach Lessig" w:date="2019-02-08T12:55:00Z">
              <w:rPr>
                <w:rFonts w:ascii="Times New Roman" w:hAnsi="Times New Roman" w:cs="Times New Roman"/>
                <w:bCs/>
              </w:rPr>
            </w:rPrChange>
          </w:rPr>
          <w:t xml:space="preserve"> </w:t>
        </w:r>
      </w:ins>
      <w:ins w:id="1729" w:author="Zach Lessig" w:date="2019-02-07T09:29:00Z">
        <w:r w:rsidR="002E3F43" w:rsidRPr="00E97C61">
          <w:rPr>
            <w:rFonts w:ascii="Times New Roman" w:hAnsi="Times New Roman" w:cs="Times New Roman"/>
            <w:b w:val="0"/>
            <w:color w:val="auto"/>
            <w:sz w:val="24"/>
            <w:szCs w:val="24"/>
            <w:rPrChange w:id="1730" w:author="Zach Lessig" w:date="2019-02-08T12:55:00Z">
              <w:rPr>
                <w:rFonts w:ascii="Times New Roman" w:hAnsi="Times New Roman" w:cs="Times New Roman"/>
                <w:bCs/>
              </w:rPr>
            </w:rPrChange>
          </w:rPr>
          <w:t>trout biomass in g m</w:t>
        </w:r>
        <w:r w:rsidR="002E3F43" w:rsidRPr="00E97C61">
          <w:rPr>
            <w:rFonts w:ascii="Times New Roman" w:hAnsi="Times New Roman" w:cs="Times New Roman"/>
            <w:b w:val="0"/>
            <w:color w:val="auto"/>
            <w:sz w:val="24"/>
            <w:szCs w:val="24"/>
            <w:vertAlign w:val="superscript"/>
            <w:rPrChange w:id="1731" w:author="Zach Lessig" w:date="2019-02-08T12:55:00Z">
              <w:rPr>
                <w:rFonts w:ascii="Times New Roman" w:hAnsi="Times New Roman" w:cs="Times New Roman"/>
                <w:bCs/>
              </w:rPr>
            </w:rPrChange>
          </w:rPr>
          <w:t>-2</w:t>
        </w:r>
        <w:r w:rsidR="002E3F43" w:rsidRPr="00E97C61">
          <w:rPr>
            <w:rFonts w:ascii="Times New Roman" w:hAnsi="Times New Roman" w:cs="Times New Roman"/>
            <w:b w:val="0"/>
            <w:color w:val="auto"/>
            <w:sz w:val="24"/>
            <w:szCs w:val="24"/>
            <w:rPrChange w:id="1732" w:author="Zach Lessig" w:date="2019-02-08T12:55:00Z">
              <w:rPr>
                <w:rFonts w:ascii="Times New Roman" w:hAnsi="Times New Roman" w:cs="Times New Roman"/>
                <w:bCs/>
              </w:rPr>
            </w:rPrChange>
          </w:rPr>
          <w:t xml:space="preserve"> </w:t>
        </w:r>
      </w:ins>
      <w:ins w:id="1733" w:author="Zach Lessig" w:date="2019-02-07T09:22:00Z">
        <w:r w:rsidR="003C096F" w:rsidRPr="00E97C61">
          <w:rPr>
            <w:rFonts w:ascii="Times New Roman" w:hAnsi="Times New Roman" w:cs="Times New Roman"/>
            <w:b w:val="0"/>
            <w:color w:val="auto"/>
            <w:sz w:val="24"/>
            <w:szCs w:val="24"/>
            <w:rPrChange w:id="1734" w:author="Zach Lessig" w:date="2019-02-08T12:55:00Z">
              <w:rPr>
                <w:rFonts w:ascii="Times New Roman" w:hAnsi="Times New Roman" w:cs="Times New Roman"/>
                <w:b/>
                <w:bCs/>
              </w:rPr>
            </w:rPrChange>
          </w:rPr>
          <w:t xml:space="preserve">per stream and year of sampling with streams arranged by increasing wetted width and grouped by watershed.  </w:t>
        </w:r>
      </w:ins>
      <w:ins w:id="1735" w:author="Zach Lessig" w:date="2019-02-07T09:36:00Z">
        <w:r w:rsidR="005F719C" w:rsidRPr="00E97C61">
          <w:rPr>
            <w:rFonts w:ascii="Times New Roman" w:hAnsi="Times New Roman" w:cs="Times New Roman"/>
            <w:b w:val="0"/>
            <w:color w:val="auto"/>
            <w:sz w:val="24"/>
            <w:szCs w:val="24"/>
            <w:rPrChange w:id="1736" w:author="Zach Lessig" w:date="2019-02-08T12:55:00Z">
              <w:rPr>
                <w:rFonts w:ascii="Times New Roman" w:hAnsi="Times New Roman" w:cs="Times New Roman"/>
                <w:bCs/>
              </w:rPr>
            </w:rPrChange>
          </w:rPr>
          <w:t xml:space="preserve">These values were arrived at by multiplying the fish density per meter of stream by the mean weight of the individual fish, the result was then divided by the stream wetted width.  </w:t>
        </w:r>
      </w:ins>
      <w:ins w:id="1737" w:author="Zach Lessig" w:date="2019-02-07T09:22:00Z">
        <w:r w:rsidR="003C096F" w:rsidRPr="00E97C61">
          <w:rPr>
            <w:rFonts w:ascii="Times New Roman" w:hAnsi="Times New Roman" w:cs="Times New Roman"/>
            <w:b w:val="0"/>
            <w:color w:val="auto"/>
            <w:sz w:val="24"/>
            <w:szCs w:val="24"/>
            <w:rPrChange w:id="1738" w:author="Zach Lessig" w:date="2019-02-08T12:55:00Z">
              <w:rPr>
                <w:rFonts w:ascii="Times New Roman" w:hAnsi="Times New Roman" w:cs="Times New Roman"/>
                <w:b/>
                <w:bCs/>
              </w:rPr>
            </w:rPrChange>
          </w:rPr>
          <w:t>Error bars represent</w:t>
        </w:r>
      </w:ins>
      <w:ins w:id="1739" w:author="Zach Lessig" w:date="2019-02-07T09:38:00Z">
        <w:r w:rsidR="005F719C" w:rsidRPr="00E97C61">
          <w:rPr>
            <w:rFonts w:ascii="Times New Roman" w:hAnsi="Times New Roman" w:cs="Times New Roman"/>
            <w:b w:val="0"/>
            <w:color w:val="auto"/>
            <w:sz w:val="24"/>
            <w:szCs w:val="24"/>
            <w:rPrChange w:id="1740" w:author="Zach Lessig" w:date="2019-02-08T12:55:00Z">
              <w:rPr>
                <w:rFonts w:ascii="Times New Roman" w:hAnsi="Times New Roman" w:cs="Times New Roman"/>
                <w:bCs/>
              </w:rPr>
            </w:rPrChange>
          </w:rPr>
          <w:t xml:space="preserve"> the</w:t>
        </w:r>
      </w:ins>
      <w:ins w:id="1741" w:author="Zach Lessig" w:date="2019-02-07T09:22:00Z">
        <w:r w:rsidR="003C096F" w:rsidRPr="00E97C61">
          <w:rPr>
            <w:rFonts w:ascii="Times New Roman" w:hAnsi="Times New Roman" w:cs="Times New Roman"/>
            <w:b w:val="0"/>
            <w:color w:val="auto"/>
            <w:sz w:val="24"/>
            <w:szCs w:val="24"/>
            <w:rPrChange w:id="1742" w:author="Zach Lessig" w:date="2019-02-08T12:55:00Z">
              <w:rPr>
                <w:rFonts w:ascii="Times New Roman" w:hAnsi="Times New Roman" w:cs="Times New Roman"/>
                <w:b/>
                <w:bCs/>
              </w:rPr>
            </w:rPrChange>
          </w:rPr>
          <w:t xml:space="preserve"> standard error</w:t>
        </w:r>
      </w:ins>
      <w:ins w:id="1743" w:author="Zach Lessig" w:date="2019-02-07T09:38:00Z">
        <w:r w:rsidR="005F719C" w:rsidRPr="00E97C61">
          <w:rPr>
            <w:rFonts w:ascii="Times New Roman" w:hAnsi="Times New Roman" w:cs="Times New Roman"/>
            <w:b w:val="0"/>
            <w:color w:val="auto"/>
            <w:sz w:val="24"/>
            <w:szCs w:val="24"/>
            <w:rPrChange w:id="1744" w:author="Zach Lessig" w:date="2019-02-08T12:55:00Z">
              <w:rPr>
                <w:rFonts w:ascii="Times New Roman" w:hAnsi="Times New Roman" w:cs="Times New Roman"/>
                <w:bCs/>
              </w:rPr>
            </w:rPrChange>
          </w:rPr>
          <w:t xml:space="preserve"> of fish density multiplied by the average fish weight</w:t>
        </w:r>
      </w:ins>
      <w:ins w:id="1745" w:author="Zach Lessig" w:date="2019-02-07T09:22:00Z">
        <w:r w:rsidR="003C096F" w:rsidRPr="00E97C61">
          <w:rPr>
            <w:rFonts w:ascii="Times New Roman" w:hAnsi="Times New Roman" w:cs="Times New Roman"/>
            <w:b w:val="0"/>
            <w:color w:val="auto"/>
            <w:sz w:val="24"/>
            <w:szCs w:val="24"/>
            <w:rPrChange w:id="1746" w:author="Zach Lessig" w:date="2019-02-08T12:55:00Z">
              <w:rPr>
                <w:rFonts w:ascii="Times New Roman" w:hAnsi="Times New Roman" w:cs="Times New Roman"/>
                <w:b/>
                <w:bCs/>
              </w:rPr>
            </w:rPrChange>
          </w:rPr>
          <w:t>.</w:t>
        </w:r>
      </w:ins>
    </w:p>
    <w:p w14:paraId="37D5E3D8" w14:textId="0C7F2901" w:rsidR="009D1CFE" w:rsidRPr="00E97C61" w:rsidRDefault="002109FE">
      <w:pPr>
        <w:pStyle w:val="Caption"/>
        <w:spacing w:line="480" w:lineRule="auto"/>
        <w:ind w:firstLine="720"/>
        <w:rPr>
          <w:ins w:id="1747" w:author="Zach Lessig" w:date="2019-02-07T14:13:00Z"/>
          <w:rFonts w:ascii="Times New Roman" w:hAnsi="Times New Roman" w:cs="Times New Roman"/>
          <w:b w:val="0"/>
          <w:rPrChange w:id="1748" w:author="Zach Lessig" w:date="2019-02-08T12:55:00Z">
            <w:rPr>
              <w:ins w:id="1749" w:author="Zach Lessig" w:date="2019-02-07T14:13:00Z"/>
              <w:rFonts w:ascii="Times New Roman" w:hAnsi="Times New Roman" w:cs="Times New Roman"/>
              <w:b/>
            </w:rPr>
          </w:rPrChange>
        </w:rPr>
        <w:pPrChange w:id="1750" w:author="Zach Lessig" w:date="2019-02-08T12:56:00Z">
          <w:pPr>
            <w:spacing w:line="480" w:lineRule="auto"/>
          </w:pPr>
        </w:pPrChange>
      </w:pPr>
      <w:ins w:id="1751" w:author="Zach Lessig" w:date="2019-02-07T10:22:00Z">
        <w:r w:rsidRPr="00E97C61">
          <w:rPr>
            <w:rFonts w:ascii="Times New Roman" w:hAnsi="Times New Roman" w:cs="Times New Roman"/>
            <w:b w:val="0"/>
            <w:color w:val="auto"/>
            <w:sz w:val="24"/>
            <w:szCs w:val="24"/>
            <w:rPrChange w:id="1752" w:author="Zach Lessig" w:date="2019-02-08T12:55:00Z">
              <w:rPr>
                <w:rFonts w:ascii="Times New Roman" w:hAnsi="Times New Roman" w:cs="Times New Roman"/>
                <w:b/>
                <w:bCs/>
              </w:rPr>
            </w:rPrChange>
          </w:rPr>
          <w:t>The model I determined for trout biomass in g m</w:t>
        </w:r>
        <w:r w:rsidRPr="00E97C61">
          <w:rPr>
            <w:rFonts w:ascii="Times New Roman" w:hAnsi="Times New Roman" w:cs="Times New Roman"/>
            <w:b w:val="0"/>
            <w:color w:val="auto"/>
            <w:sz w:val="24"/>
            <w:szCs w:val="24"/>
            <w:vertAlign w:val="superscript"/>
            <w:rPrChange w:id="1753" w:author="Zach Lessig" w:date="2019-02-08T12:55:00Z">
              <w:rPr>
                <w:rFonts w:ascii="Times New Roman" w:hAnsi="Times New Roman" w:cs="Times New Roman"/>
                <w:b/>
                <w:bCs/>
              </w:rPr>
            </w:rPrChange>
          </w:rPr>
          <w:t>-2</w:t>
        </w:r>
        <w:r w:rsidRPr="00E97C61">
          <w:rPr>
            <w:rFonts w:ascii="Times New Roman" w:hAnsi="Times New Roman" w:cs="Times New Roman"/>
            <w:b w:val="0"/>
            <w:color w:val="auto"/>
            <w:sz w:val="24"/>
            <w:szCs w:val="24"/>
            <w:rPrChange w:id="1754" w:author="Zach Lessig" w:date="2019-02-08T12:55:00Z">
              <w:rPr>
                <w:rFonts w:ascii="Times New Roman" w:hAnsi="Times New Roman" w:cs="Times New Roman"/>
                <w:bCs/>
              </w:rPr>
            </w:rPrChange>
          </w:rPr>
          <w:t xml:space="preserve"> of stream surface area</w:t>
        </w:r>
      </w:ins>
      <w:ins w:id="1755" w:author="Zach Lessig" w:date="2019-02-07T10:30:00Z">
        <w:r w:rsidRPr="00E97C61">
          <w:rPr>
            <w:rFonts w:ascii="Times New Roman" w:hAnsi="Times New Roman" w:cs="Times New Roman"/>
            <w:b w:val="0"/>
            <w:color w:val="auto"/>
            <w:sz w:val="24"/>
            <w:szCs w:val="24"/>
            <w:rPrChange w:id="1756" w:author="Zach Lessig" w:date="2019-02-08T12:55:00Z">
              <w:rPr>
                <w:rFonts w:ascii="Times New Roman" w:hAnsi="Times New Roman" w:cs="Times New Roman"/>
                <w:bCs/>
              </w:rPr>
            </w:rPrChange>
          </w:rPr>
          <w:t xml:space="preserve"> was a </w:t>
        </w:r>
      </w:ins>
      <w:ins w:id="1757" w:author="Zach Lessig" w:date="2019-02-07T10:31:00Z">
        <w:r w:rsidR="0074025D" w:rsidRPr="00E97C61">
          <w:rPr>
            <w:rFonts w:ascii="Times New Roman" w:hAnsi="Times New Roman" w:cs="Times New Roman"/>
            <w:b w:val="0"/>
            <w:color w:val="auto"/>
            <w:sz w:val="24"/>
            <w:szCs w:val="24"/>
            <w:rPrChange w:id="1758" w:author="Zach Lessig" w:date="2019-02-08T12:55:00Z">
              <w:rPr>
                <w:rFonts w:ascii="Times New Roman" w:hAnsi="Times New Roman" w:cs="Times New Roman"/>
                <w:bCs/>
              </w:rPr>
            </w:rPrChange>
          </w:rPr>
          <w:t xml:space="preserve">generalized least squares with a log transformation.  </w:t>
        </w:r>
      </w:ins>
      <w:ins w:id="1759" w:author="Zach Lessig" w:date="2019-02-07T10:37:00Z">
        <w:r w:rsidR="0074025D" w:rsidRPr="00E97C61">
          <w:rPr>
            <w:rFonts w:ascii="Times New Roman" w:hAnsi="Times New Roman" w:cs="Times New Roman"/>
            <w:b w:val="0"/>
            <w:color w:val="auto"/>
            <w:sz w:val="24"/>
            <w:szCs w:val="24"/>
            <w:rPrChange w:id="1760" w:author="Zach Lessig" w:date="2019-02-08T12:55:00Z">
              <w:rPr>
                <w:rFonts w:ascii="Times New Roman" w:hAnsi="Times New Roman" w:cs="Times New Roman"/>
                <w:bCs/>
              </w:rPr>
            </w:rPrChange>
          </w:rPr>
          <w:t xml:space="preserve">The </w:t>
        </w:r>
      </w:ins>
      <w:ins w:id="1761" w:author="Zach Lessig" w:date="2019-02-07T10:38:00Z">
        <w:r w:rsidR="0074025D" w:rsidRPr="00E97C61">
          <w:rPr>
            <w:rFonts w:ascii="Times New Roman" w:hAnsi="Times New Roman" w:cs="Times New Roman"/>
            <w:b w:val="0"/>
            <w:color w:val="auto"/>
            <w:sz w:val="24"/>
            <w:szCs w:val="24"/>
            <w:rPrChange w:id="1762" w:author="Zach Lessig" w:date="2019-02-08T12:55:00Z">
              <w:rPr>
                <w:rFonts w:ascii="Times New Roman" w:hAnsi="Times New Roman" w:cs="Times New Roman"/>
                <w:bCs/>
              </w:rPr>
            </w:rPrChange>
          </w:rPr>
          <w:t>variance</w:t>
        </w:r>
      </w:ins>
      <w:ins w:id="1763" w:author="Zach Lessig" w:date="2019-02-07T10:37:00Z">
        <w:r w:rsidR="0074025D" w:rsidRPr="00E97C61">
          <w:rPr>
            <w:rFonts w:ascii="Times New Roman" w:hAnsi="Times New Roman" w:cs="Times New Roman"/>
            <w:b w:val="0"/>
            <w:color w:val="auto"/>
            <w:sz w:val="24"/>
            <w:szCs w:val="24"/>
            <w:rPrChange w:id="1764" w:author="Zach Lessig" w:date="2019-02-08T12:55:00Z">
              <w:rPr>
                <w:rFonts w:ascii="Times New Roman" w:hAnsi="Times New Roman" w:cs="Times New Roman"/>
                <w:bCs/>
              </w:rPr>
            </w:rPrChange>
          </w:rPr>
          <w:t xml:space="preserve"> </w:t>
        </w:r>
      </w:ins>
      <w:ins w:id="1765" w:author="Zach Lessig" w:date="2019-02-07T10:38:00Z">
        <w:r w:rsidR="0074025D" w:rsidRPr="00E97C61">
          <w:rPr>
            <w:rFonts w:ascii="Times New Roman" w:hAnsi="Times New Roman" w:cs="Times New Roman"/>
            <w:b w:val="0"/>
            <w:color w:val="auto"/>
            <w:sz w:val="24"/>
            <w:szCs w:val="24"/>
            <w:rPrChange w:id="1766" w:author="Zach Lessig" w:date="2019-02-08T12:55:00Z">
              <w:rPr>
                <w:rFonts w:ascii="Times New Roman" w:hAnsi="Times New Roman" w:cs="Times New Roman"/>
                <w:bCs/>
              </w:rPr>
            </w:rPrChange>
          </w:rPr>
          <w:t>was allowed to change based on an exponential function</w:t>
        </w:r>
      </w:ins>
      <w:ins w:id="1767" w:author="Zach Lessig" w:date="2019-02-07T10:40:00Z">
        <w:r w:rsidR="0074025D" w:rsidRPr="00E97C61">
          <w:rPr>
            <w:rFonts w:ascii="Times New Roman" w:hAnsi="Times New Roman" w:cs="Times New Roman"/>
            <w:b w:val="0"/>
            <w:color w:val="auto"/>
            <w:sz w:val="24"/>
            <w:szCs w:val="24"/>
            <w:rPrChange w:id="1768" w:author="Zach Lessig" w:date="2019-02-08T12:55:00Z">
              <w:rPr>
                <w:rFonts w:ascii="Times New Roman" w:hAnsi="Times New Roman" w:cs="Times New Roman"/>
                <w:bCs/>
              </w:rPr>
            </w:rPrChange>
          </w:rPr>
          <w:t xml:space="preserve"> </w:t>
        </w:r>
      </w:ins>
      <w:ins w:id="1769" w:author="Zach Lessig" w:date="2019-02-07T10:41:00Z">
        <w:r w:rsidR="002E7924" w:rsidRPr="00E97C61">
          <w:rPr>
            <w:rFonts w:ascii="Times New Roman" w:hAnsi="Times New Roman" w:cs="Times New Roman"/>
            <w:b w:val="0"/>
            <w:color w:val="auto"/>
            <w:sz w:val="24"/>
            <w:szCs w:val="24"/>
            <w:rPrChange w:id="1770" w:author="Zach Lessig" w:date="2019-02-08T12:55:00Z">
              <w:rPr>
                <w:rFonts w:ascii="Times New Roman" w:hAnsi="Times New Roman" w:cs="Times New Roman"/>
                <w:bCs/>
              </w:rPr>
            </w:rPrChange>
          </w:rPr>
          <w:t>and the main effects were</w:t>
        </w:r>
      </w:ins>
      <w:ins w:id="1771" w:author="Zach Lessig" w:date="2019-02-07T10:42:00Z">
        <w:r w:rsidR="002E7924" w:rsidRPr="00E97C61">
          <w:rPr>
            <w:rFonts w:ascii="Times New Roman" w:hAnsi="Times New Roman" w:cs="Times New Roman"/>
            <w:b w:val="0"/>
            <w:color w:val="auto"/>
            <w:sz w:val="24"/>
            <w:szCs w:val="24"/>
            <w:rPrChange w:id="1772" w:author="Zach Lessig" w:date="2019-02-08T12:55:00Z">
              <w:rPr>
                <w:rFonts w:ascii="Times New Roman" w:hAnsi="Times New Roman" w:cs="Times New Roman"/>
                <w:bCs/>
              </w:rPr>
            </w:rPrChange>
          </w:rPr>
          <w:t xml:space="preserve"> watershed </w:t>
        </w:r>
      </w:ins>
      <w:ins w:id="1773" w:author="Zach Lessig" w:date="2019-02-07T11:13:00Z">
        <w:r w:rsidR="008C74B5" w:rsidRPr="00E97C61">
          <w:rPr>
            <w:rFonts w:ascii="Times New Roman" w:hAnsi="Times New Roman" w:cs="Times New Roman"/>
            <w:b w:val="0"/>
            <w:color w:val="auto"/>
            <w:sz w:val="24"/>
            <w:szCs w:val="24"/>
            <w:rPrChange w:id="1774" w:author="Zach Lessig" w:date="2019-02-08T12:55:00Z">
              <w:rPr>
                <w:rFonts w:ascii="Times New Roman" w:hAnsi="Times New Roman" w:cs="Times New Roman"/>
                <w:bCs/>
              </w:rPr>
            </w:rPrChange>
          </w:rPr>
          <w:t>(</w:t>
        </w:r>
        <w:r w:rsidR="008C74B5" w:rsidRPr="00E97C61">
          <w:rPr>
            <w:rFonts w:ascii="Times New Roman" w:hAnsi="Times New Roman" w:cs="Times New Roman"/>
            <w:b w:val="0"/>
            <w:color w:val="auto"/>
            <w:sz w:val="24"/>
            <w:szCs w:val="24"/>
            <w:rPrChange w:id="1775" w:author="Zach Lessig" w:date="2019-02-08T12:55:00Z">
              <w:rPr>
                <w:rFonts w:ascii="Times New Roman" w:hAnsi="Times New Roman" w:cs="Times New Roman"/>
                <w:bCs/>
              </w:rPr>
            </w:rPrChange>
          </w:rPr>
          <w:fldChar w:fldCharType="begin"/>
        </w:r>
        <w:r w:rsidR="008C74B5" w:rsidRPr="00E97C61">
          <w:rPr>
            <w:rFonts w:ascii="Times New Roman" w:hAnsi="Times New Roman" w:cs="Times New Roman"/>
            <w:b w:val="0"/>
            <w:color w:val="auto"/>
            <w:sz w:val="24"/>
            <w:szCs w:val="24"/>
            <w:rPrChange w:id="1776" w:author="Zach Lessig" w:date="2019-02-08T12:55:00Z">
              <w:rPr>
                <w:rFonts w:ascii="Times New Roman" w:hAnsi="Times New Roman" w:cs="Times New Roman"/>
                <w:bCs/>
              </w:rPr>
            </w:rPrChange>
          </w:rPr>
          <w:instrText xml:space="preserve"> REF _Ref430436 \h </w:instrText>
        </w:r>
      </w:ins>
      <w:r w:rsidR="008C74B5" w:rsidRPr="00E97C61">
        <w:rPr>
          <w:rFonts w:ascii="Times New Roman" w:hAnsi="Times New Roman" w:cs="Times New Roman"/>
          <w:b w:val="0"/>
          <w:color w:val="auto"/>
          <w:sz w:val="24"/>
          <w:szCs w:val="24"/>
          <w:rPrChange w:id="1777" w:author="Zach Lessig" w:date="2019-02-08T12:55:00Z">
            <w:rPr>
              <w:rFonts w:ascii="Times New Roman" w:hAnsi="Times New Roman" w:cs="Times New Roman"/>
              <w:bCs/>
            </w:rPr>
          </w:rPrChange>
        </w:rPr>
        <w:instrText xml:space="preserve"> \* MERGEFORMAT </w:instrText>
      </w:r>
      <w:r w:rsidR="008C74B5" w:rsidRPr="00E97C61">
        <w:rPr>
          <w:rFonts w:ascii="Times New Roman" w:hAnsi="Times New Roman" w:cs="Times New Roman"/>
          <w:b w:val="0"/>
          <w:color w:val="auto"/>
          <w:sz w:val="24"/>
          <w:szCs w:val="24"/>
          <w:rPrChange w:id="1778" w:author="Zach Lessig" w:date="2019-02-08T12:55:00Z">
            <w:rPr>
              <w:rFonts w:ascii="Times New Roman" w:hAnsi="Times New Roman" w:cs="Times New Roman"/>
              <w:b/>
            </w:rPr>
          </w:rPrChange>
        </w:rPr>
      </w:r>
      <w:r w:rsidR="008C74B5" w:rsidRPr="00E97C61">
        <w:rPr>
          <w:rFonts w:ascii="Times New Roman" w:hAnsi="Times New Roman" w:cs="Times New Roman"/>
          <w:b w:val="0"/>
          <w:color w:val="auto"/>
          <w:sz w:val="24"/>
          <w:szCs w:val="24"/>
          <w:rPrChange w:id="1779" w:author="Zach Lessig" w:date="2019-02-08T12:55:00Z">
            <w:rPr>
              <w:rFonts w:ascii="Times New Roman" w:hAnsi="Times New Roman" w:cs="Times New Roman"/>
              <w:bCs/>
            </w:rPr>
          </w:rPrChange>
        </w:rPr>
        <w:fldChar w:fldCharType="separate"/>
      </w:r>
      <w:ins w:id="1780" w:author="Zach Lessig" w:date="2019-02-07T11:13:00Z">
        <w:r w:rsidR="008C74B5" w:rsidRPr="00E97C61">
          <w:rPr>
            <w:rFonts w:ascii="Times New Roman" w:hAnsi="Times New Roman" w:cs="Times New Roman"/>
            <w:b w:val="0"/>
            <w:color w:val="auto"/>
            <w:sz w:val="24"/>
            <w:szCs w:val="24"/>
            <w:rPrChange w:id="1781" w:author="Zach Lessig" w:date="2019-02-08T12:55:00Z">
              <w:rPr>
                <w:b/>
                <w:bCs/>
              </w:rPr>
            </w:rPrChange>
          </w:rPr>
          <w:t xml:space="preserve">Figure </w:t>
        </w:r>
        <w:r w:rsidR="008C74B5" w:rsidRPr="00E97C61">
          <w:rPr>
            <w:rFonts w:ascii="Times New Roman" w:hAnsi="Times New Roman" w:cs="Times New Roman"/>
            <w:b w:val="0"/>
            <w:noProof/>
            <w:color w:val="auto"/>
            <w:sz w:val="24"/>
            <w:szCs w:val="24"/>
            <w:rPrChange w:id="1782" w:author="Zach Lessig" w:date="2019-02-08T12:55:00Z">
              <w:rPr>
                <w:b/>
                <w:bCs/>
                <w:noProof/>
              </w:rPr>
            </w:rPrChange>
          </w:rPr>
          <w:t>11</w:t>
        </w:r>
        <w:r w:rsidR="008C74B5" w:rsidRPr="00E97C61">
          <w:rPr>
            <w:rFonts w:ascii="Times New Roman" w:hAnsi="Times New Roman" w:cs="Times New Roman"/>
            <w:b w:val="0"/>
            <w:color w:val="auto"/>
            <w:sz w:val="24"/>
            <w:szCs w:val="24"/>
            <w:rPrChange w:id="1783" w:author="Zach Lessig" w:date="2019-02-08T12:55:00Z">
              <w:rPr>
                <w:rFonts w:ascii="Times New Roman" w:hAnsi="Times New Roman" w:cs="Times New Roman"/>
                <w:bCs/>
              </w:rPr>
            </w:rPrChange>
          </w:rPr>
          <w:fldChar w:fldCharType="end"/>
        </w:r>
        <w:r w:rsidR="008C74B5" w:rsidRPr="00E97C61">
          <w:rPr>
            <w:rFonts w:ascii="Times New Roman" w:hAnsi="Times New Roman" w:cs="Times New Roman"/>
            <w:b w:val="0"/>
            <w:color w:val="auto"/>
            <w:sz w:val="24"/>
            <w:szCs w:val="24"/>
            <w:rPrChange w:id="1784" w:author="Zach Lessig" w:date="2019-02-08T12:55:00Z">
              <w:rPr>
                <w:rFonts w:ascii="Times New Roman" w:hAnsi="Times New Roman" w:cs="Times New Roman"/>
                <w:bCs/>
              </w:rPr>
            </w:rPrChange>
          </w:rPr>
          <w:t xml:space="preserve">) </w:t>
        </w:r>
      </w:ins>
      <w:ins w:id="1785" w:author="Zach Lessig" w:date="2019-02-07T10:42:00Z">
        <w:r w:rsidR="002E7924" w:rsidRPr="00E97C61">
          <w:rPr>
            <w:rFonts w:ascii="Times New Roman" w:hAnsi="Times New Roman" w:cs="Times New Roman"/>
            <w:b w:val="0"/>
            <w:color w:val="auto"/>
            <w:sz w:val="24"/>
            <w:szCs w:val="24"/>
            <w:rPrChange w:id="1786" w:author="Zach Lessig" w:date="2019-02-08T12:55:00Z">
              <w:rPr>
                <w:rFonts w:ascii="Times New Roman" w:hAnsi="Times New Roman" w:cs="Times New Roman"/>
                <w:bCs/>
              </w:rPr>
            </w:rPrChange>
          </w:rPr>
          <w:t>and minimum daily temp</w:t>
        </w:r>
        <w:r w:rsidR="00FE15F9" w:rsidRPr="00E97C61">
          <w:rPr>
            <w:rFonts w:ascii="Times New Roman" w:hAnsi="Times New Roman" w:cs="Times New Roman"/>
            <w:b w:val="0"/>
            <w:color w:val="auto"/>
            <w:sz w:val="24"/>
            <w:szCs w:val="24"/>
            <w:rPrChange w:id="1787" w:author="Zach Lessig" w:date="2019-02-08T12:55:00Z">
              <w:rPr>
                <w:rFonts w:ascii="Times New Roman" w:hAnsi="Times New Roman" w:cs="Times New Roman"/>
                <w:bCs/>
              </w:rPr>
            </w:rPrChange>
          </w:rPr>
          <w:t>erature with an interaction on</w:t>
        </w:r>
        <w:r w:rsidR="002E7924" w:rsidRPr="00E97C61">
          <w:rPr>
            <w:rFonts w:ascii="Times New Roman" w:hAnsi="Times New Roman" w:cs="Times New Roman"/>
            <w:b w:val="0"/>
            <w:color w:val="auto"/>
            <w:sz w:val="24"/>
            <w:szCs w:val="24"/>
            <w:rPrChange w:id="1788" w:author="Zach Lessig" w:date="2019-02-08T12:55:00Z">
              <w:rPr>
                <w:rFonts w:ascii="Times New Roman" w:hAnsi="Times New Roman" w:cs="Times New Roman"/>
                <w:bCs/>
              </w:rPr>
            </w:rPrChange>
          </w:rPr>
          <w:t xml:space="preserve"> canopy openness</w:t>
        </w:r>
      </w:ins>
      <w:ins w:id="1789" w:author="Zach Lessig" w:date="2019-02-07T13:36:00Z">
        <w:r w:rsidR="00A06AB5" w:rsidRPr="00E97C61">
          <w:rPr>
            <w:rFonts w:ascii="Times New Roman" w:hAnsi="Times New Roman" w:cs="Times New Roman"/>
            <w:b w:val="0"/>
            <w:color w:val="auto"/>
            <w:sz w:val="24"/>
            <w:szCs w:val="24"/>
            <w:rPrChange w:id="1790" w:author="Zach Lessig" w:date="2019-02-08T12:55:00Z">
              <w:rPr>
                <w:rFonts w:ascii="Times New Roman" w:hAnsi="Times New Roman" w:cs="Times New Roman"/>
                <w:bCs/>
              </w:rPr>
            </w:rPrChange>
          </w:rPr>
          <w:t xml:space="preserve"> (</w:t>
        </w:r>
        <w:r w:rsidR="00A06AB5" w:rsidRPr="00E97C61">
          <w:rPr>
            <w:rFonts w:ascii="Times New Roman" w:hAnsi="Times New Roman" w:cs="Times New Roman"/>
            <w:b w:val="0"/>
            <w:color w:val="auto"/>
            <w:sz w:val="24"/>
            <w:szCs w:val="24"/>
            <w:rPrChange w:id="1791" w:author="Zach Lessig" w:date="2019-02-08T12:55:00Z">
              <w:rPr>
                <w:rFonts w:ascii="Times New Roman" w:hAnsi="Times New Roman" w:cs="Times New Roman"/>
                <w:bCs/>
              </w:rPr>
            </w:rPrChange>
          </w:rPr>
          <w:fldChar w:fldCharType="begin"/>
        </w:r>
        <w:r w:rsidR="00A06AB5" w:rsidRPr="00E97C61">
          <w:rPr>
            <w:rFonts w:ascii="Times New Roman" w:hAnsi="Times New Roman" w:cs="Times New Roman"/>
            <w:b w:val="0"/>
            <w:color w:val="auto"/>
            <w:sz w:val="24"/>
            <w:szCs w:val="24"/>
            <w:rPrChange w:id="1792" w:author="Zach Lessig" w:date="2019-02-08T12:55:00Z">
              <w:rPr>
                <w:rFonts w:ascii="Times New Roman" w:hAnsi="Times New Roman" w:cs="Times New Roman"/>
                <w:bCs/>
              </w:rPr>
            </w:rPrChange>
          </w:rPr>
          <w:instrText xml:space="preserve"> REF _Ref438996 \h </w:instrText>
        </w:r>
      </w:ins>
      <w:r w:rsidR="00A06AB5" w:rsidRPr="00E97C61">
        <w:rPr>
          <w:rFonts w:ascii="Times New Roman" w:hAnsi="Times New Roman" w:cs="Times New Roman"/>
          <w:b w:val="0"/>
          <w:color w:val="auto"/>
          <w:sz w:val="24"/>
          <w:szCs w:val="24"/>
          <w:rPrChange w:id="1793" w:author="Zach Lessig" w:date="2019-02-08T12:55:00Z">
            <w:rPr>
              <w:rFonts w:ascii="Times New Roman" w:hAnsi="Times New Roman" w:cs="Times New Roman"/>
              <w:b/>
              <w:bCs/>
            </w:rPr>
          </w:rPrChange>
        </w:rPr>
        <w:instrText xml:space="preserve"> \* MERGEFORMAT </w:instrText>
      </w:r>
      <w:r w:rsidR="00A06AB5" w:rsidRPr="00E97C61">
        <w:rPr>
          <w:rFonts w:ascii="Times New Roman" w:hAnsi="Times New Roman" w:cs="Times New Roman"/>
          <w:b w:val="0"/>
          <w:color w:val="auto"/>
          <w:sz w:val="24"/>
          <w:szCs w:val="24"/>
          <w:rPrChange w:id="1794" w:author="Zach Lessig" w:date="2019-02-08T12:55:00Z">
            <w:rPr>
              <w:rFonts w:ascii="Times New Roman" w:hAnsi="Times New Roman" w:cs="Times New Roman"/>
              <w:b/>
            </w:rPr>
          </w:rPrChange>
        </w:rPr>
      </w:r>
      <w:r w:rsidR="00A06AB5" w:rsidRPr="00E97C61">
        <w:rPr>
          <w:rFonts w:ascii="Times New Roman" w:hAnsi="Times New Roman" w:cs="Times New Roman"/>
          <w:b w:val="0"/>
          <w:color w:val="auto"/>
          <w:sz w:val="24"/>
          <w:szCs w:val="24"/>
          <w:rPrChange w:id="1795" w:author="Zach Lessig" w:date="2019-02-08T12:55:00Z">
            <w:rPr>
              <w:rFonts w:ascii="Times New Roman" w:hAnsi="Times New Roman" w:cs="Times New Roman"/>
              <w:bCs/>
            </w:rPr>
          </w:rPrChange>
        </w:rPr>
        <w:fldChar w:fldCharType="separate"/>
      </w:r>
      <w:ins w:id="1796" w:author="Zach Lessig" w:date="2019-02-07T13:36:00Z">
        <w:r w:rsidR="00A06AB5" w:rsidRPr="00E97C61">
          <w:rPr>
            <w:rFonts w:ascii="Times New Roman" w:hAnsi="Times New Roman" w:cs="Times New Roman"/>
            <w:b w:val="0"/>
            <w:color w:val="auto"/>
            <w:sz w:val="24"/>
            <w:szCs w:val="24"/>
            <w:rPrChange w:id="1797" w:author="Zach Lessig" w:date="2019-02-08T12:55:00Z">
              <w:rPr>
                <w:b/>
                <w:bCs/>
              </w:rPr>
            </w:rPrChange>
          </w:rPr>
          <w:t xml:space="preserve">Figure </w:t>
        </w:r>
        <w:r w:rsidR="00A06AB5" w:rsidRPr="00E97C61">
          <w:rPr>
            <w:rFonts w:ascii="Times New Roman" w:hAnsi="Times New Roman" w:cs="Times New Roman"/>
            <w:b w:val="0"/>
            <w:noProof/>
            <w:color w:val="auto"/>
            <w:sz w:val="24"/>
            <w:szCs w:val="24"/>
            <w:rPrChange w:id="1798" w:author="Zach Lessig" w:date="2019-02-08T12:55:00Z">
              <w:rPr>
                <w:b/>
                <w:bCs/>
                <w:noProof/>
              </w:rPr>
            </w:rPrChange>
          </w:rPr>
          <w:t>12</w:t>
        </w:r>
        <w:r w:rsidR="00A06AB5" w:rsidRPr="00E97C61">
          <w:rPr>
            <w:rFonts w:ascii="Times New Roman" w:hAnsi="Times New Roman" w:cs="Times New Roman"/>
            <w:b w:val="0"/>
            <w:color w:val="auto"/>
            <w:sz w:val="24"/>
            <w:szCs w:val="24"/>
            <w:rPrChange w:id="1799" w:author="Zach Lessig" w:date="2019-02-08T12:55:00Z">
              <w:rPr>
                <w:rFonts w:ascii="Times New Roman" w:hAnsi="Times New Roman" w:cs="Times New Roman"/>
                <w:bCs/>
              </w:rPr>
            </w:rPrChange>
          </w:rPr>
          <w:fldChar w:fldCharType="end"/>
        </w:r>
        <w:r w:rsidR="00A06AB5" w:rsidRPr="00E97C61">
          <w:rPr>
            <w:rFonts w:ascii="Times New Roman" w:hAnsi="Times New Roman" w:cs="Times New Roman"/>
            <w:b w:val="0"/>
            <w:color w:val="auto"/>
            <w:sz w:val="24"/>
            <w:szCs w:val="24"/>
            <w:rPrChange w:id="1800" w:author="Zach Lessig" w:date="2019-02-08T12:55:00Z">
              <w:rPr>
                <w:rFonts w:ascii="Times New Roman" w:hAnsi="Times New Roman" w:cs="Times New Roman"/>
                <w:bCs/>
              </w:rPr>
            </w:rPrChange>
          </w:rPr>
          <w:t>)</w:t>
        </w:r>
      </w:ins>
      <w:ins w:id="1801" w:author="Zach Lessig" w:date="2019-02-07T10:42:00Z">
        <w:r w:rsidR="002E7924" w:rsidRPr="00E97C61">
          <w:rPr>
            <w:rFonts w:ascii="Times New Roman" w:hAnsi="Times New Roman" w:cs="Times New Roman"/>
            <w:b w:val="0"/>
            <w:color w:val="auto"/>
            <w:sz w:val="24"/>
            <w:szCs w:val="24"/>
            <w:rPrChange w:id="1802" w:author="Zach Lessig" w:date="2019-02-08T12:55:00Z">
              <w:rPr>
                <w:rFonts w:ascii="Times New Roman" w:hAnsi="Times New Roman" w:cs="Times New Roman"/>
                <w:bCs/>
              </w:rPr>
            </w:rPrChange>
          </w:rPr>
          <w:t>.</w:t>
        </w:r>
      </w:ins>
      <w:ins w:id="1803" w:author="Zach Lessig" w:date="2019-02-07T10:49:00Z">
        <w:r w:rsidR="002E7924" w:rsidRPr="00E97C61">
          <w:rPr>
            <w:rFonts w:ascii="Times New Roman" w:hAnsi="Times New Roman" w:cs="Times New Roman"/>
            <w:b w:val="0"/>
            <w:color w:val="auto"/>
            <w:sz w:val="24"/>
            <w:szCs w:val="24"/>
            <w:rPrChange w:id="1804" w:author="Zach Lessig" w:date="2019-02-08T12:55:00Z">
              <w:rPr>
                <w:rFonts w:ascii="Times New Roman" w:hAnsi="Times New Roman" w:cs="Times New Roman"/>
                <w:bCs/>
              </w:rPr>
            </w:rPrChange>
          </w:rPr>
          <w:t xml:space="preserve">  Trout biomass did not appear to relate to nutrients (DOC, DIN, </w:t>
        </w:r>
        <w:proofErr w:type="gramStart"/>
        <w:r w:rsidR="002E7924" w:rsidRPr="00E97C61">
          <w:rPr>
            <w:rFonts w:ascii="Times New Roman" w:hAnsi="Times New Roman" w:cs="Times New Roman"/>
            <w:b w:val="0"/>
            <w:color w:val="auto"/>
            <w:sz w:val="24"/>
            <w:szCs w:val="24"/>
            <w:rPrChange w:id="1805" w:author="Zach Lessig" w:date="2019-02-08T12:55:00Z">
              <w:rPr>
                <w:rFonts w:ascii="Times New Roman" w:hAnsi="Times New Roman" w:cs="Times New Roman"/>
                <w:bCs/>
              </w:rPr>
            </w:rPrChange>
          </w:rPr>
          <w:t>SRP</w:t>
        </w:r>
        <w:proofErr w:type="gramEnd"/>
        <w:r w:rsidR="002E7924" w:rsidRPr="00E97C61">
          <w:rPr>
            <w:rFonts w:ascii="Times New Roman" w:hAnsi="Times New Roman" w:cs="Times New Roman"/>
            <w:b w:val="0"/>
            <w:color w:val="auto"/>
            <w:sz w:val="24"/>
            <w:szCs w:val="24"/>
            <w:rPrChange w:id="1806" w:author="Zach Lessig" w:date="2019-02-08T12:55:00Z">
              <w:rPr>
                <w:rFonts w:ascii="Times New Roman" w:hAnsi="Times New Roman" w:cs="Times New Roman"/>
                <w:bCs/>
              </w:rPr>
            </w:rPrChange>
          </w:rPr>
          <w:t>)</w:t>
        </w:r>
      </w:ins>
      <w:ins w:id="1807" w:author="Zach Lessig" w:date="2019-02-07T10:50:00Z">
        <w:r w:rsidR="002E7924" w:rsidRPr="00E97C61">
          <w:rPr>
            <w:rFonts w:ascii="Times New Roman" w:hAnsi="Times New Roman" w:cs="Times New Roman"/>
            <w:b w:val="0"/>
            <w:color w:val="auto"/>
            <w:sz w:val="24"/>
            <w:szCs w:val="24"/>
            <w:rPrChange w:id="1808" w:author="Zach Lessig" w:date="2019-02-08T12:55:00Z">
              <w:rPr>
                <w:rFonts w:ascii="Times New Roman" w:hAnsi="Times New Roman" w:cs="Times New Roman"/>
                <w:bCs/>
              </w:rPr>
            </w:rPrChange>
          </w:rPr>
          <w:t>, light (PAR), or ecosystem metabolism (ER, GPP).</w:t>
        </w:r>
      </w:ins>
    </w:p>
    <w:p w14:paraId="246B24F2" w14:textId="35BD25C8" w:rsidR="008560A5" w:rsidRPr="00E97C61" w:rsidRDefault="008560A5">
      <w:pPr>
        <w:spacing w:line="480" w:lineRule="auto"/>
        <w:rPr>
          <w:ins w:id="1809" w:author="Zach Lessig" w:date="2019-02-07T10:51:00Z"/>
          <w:rFonts w:ascii="Times New Roman" w:hAnsi="Times New Roman" w:cs="Times New Roman"/>
          <w:rPrChange w:id="1810" w:author="Zach Lessig" w:date="2019-02-08T12:55:00Z">
            <w:rPr>
              <w:ins w:id="1811" w:author="Zach Lessig" w:date="2019-02-07T10:51:00Z"/>
              <w:rFonts w:ascii="Times New Roman" w:hAnsi="Times New Roman" w:cs="Times New Roman"/>
              <w:b/>
            </w:rPr>
          </w:rPrChange>
        </w:rPr>
      </w:pPr>
      <m:oMathPara>
        <m:oMath>
          <m:r>
            <w:ins w:id="1812" w:author="Zach Lessig" w:date="2019-02-07T14:13:00Z">
              <m:rPr>
                <m:sty m:val="p"/>
              </m:rPr>
              <w:rPr>
                <w:rFonts w:ascii="Cambria Math" w:eastAsiaTheme="minorEastAsia" w:hAnsi="Cambria Math" w:cs="Times New Roman"/>
                <w:rPrChange w:id="1813" w:author="Zach Lessig" w:date="2019-02-08T12:55:00Z">
                  <w:rPr>
                    <w:rFonts w:ascii="Cambria Math" w:eastAsiaTheme="minorEastAsia" w:hAnsi="Cambria Math" w:cs="Times New Roman"/>
                  </w:rPr>
                </w:rPrChange>
              </w:rPr>
              <m:t xml:space="preserve">GLS: </m:t>
            </w:ins>
          </m:r>
          <m:r>
            <w:ins w:id="1814" w:author="Zach Lessig" w:date="2019-02-07T14:13:00Z">
              <w:rPr>
                <w:rFonts w:ascii="Cambria Math" w:hAnsi="Cambria Math" w:cs="Times New Roman"/>
                <w:rPrChange w:id="1815" w:author="Zach Lessig" w:date="2019-02-08T12:55:00Z">
                  <w:rPr>
                    <w:rFonts w:ascii="Cambria Math" w:hAnsi="Cambria Math" w:cs="Times New Roman"/>
                  </w:rPr>
                </w:rPrChange>
              </w:rPr>
              <m:t>ln</m:t>
            </w:ins>
          </m:r>
          <m:d>
            <m:dPr>
              <m:ctrlPr>
                <w:ins w:id="1816" w:author="Zach Lessig" w:date="2019-02-07T14:13:00Z">
                  <w:rPr>
                    <w:rFonts w:ascii="Cambria Math" w:hAnsi="Cambria Math" w:cs="Times New Roman"/>
                  </w:rPr>
                </w:ins>
              </m:ctrlPr>
            </m:dPr>
            <m:e>
              <m:r>
                <w:ins w:id="1817" w:author="Zach Lessig" w:date="2019-02-07T14:13:00Z">
                  <m:rPr>
                    <m:sty m:val="p"/>
                  </m:rPr>
                  <w:rPr>
                    <w:rFonts w:ascii="Cambria Math" w:hAnsi="Cambria Math" w:cs="Times New Roman"/>
                    <w:rPrChange w:id="1818" w:author="Zach Lessig" w:date="2019-02-08T12:55:00Z">
                      <w:rPr>
                        <w:rFonts w:ascii="Cambria Math" w:hAnsi="Cambria Math" w:cs="Times New Roman"/>
                      </w:rPr>
                    </w:rPrChange>
                  </w:rPr>
                  <m:t xml:space="preserve">Trout </m:t>
                </w:ins>
              </m:r>
              <m:r>
                <w:ins w:id="1819" w:author="Zach Lessig" w:date="2019-02-07T14:14:00Z">
                  <m:rPr>
                    <m:sty m:val="p"/>
                  </m:rPr>
                  <w:rPr>
                    <w:rFonts w:ascii="Cambria Math" w:hAnsi="Cambria Math" w:cs="Times New Roman"/>
                    <w:rPrChange w:id="1820" w:author="Zach Lessig" w:date="2019-02-08T12:55:00Z">
                      <w:rPr>
                        <w:rFonts w:ascii="Cambria Math" w:hAnsi="Cambria Math" w:cs="Times New Roman"/>
                      </w:rPr>
                    </w:rPrChange>
                  </w:rPr>
                  <m:t>Biomass</m:t>
                </w:ins>
              </m:r>
            </m:e>
          </m:d>
          <m:r>
            <w:ins w:id="1821" w:author="Zach Lessig" w:date="2019-02-07T14:13:00Z">
              <w:rPr>
                <w:rFonts w:ascii="Cambria Math" w:hAnsi="Cambria Math" w:cs="Times New Roman"/>
                <w:rPrChange w:id="1822" w:author="Zach Lessig" w:date="2019-02-08T12:55:00Z">
                  <w:rPr>
                    <w:rFonts w:ascii="Cambria Math" w:hAnsi="Cambria Math" w:cs="Times New Roman"/>
                  </w:rPr>
                </w:rPrChange>
              </w:rPr>
              <m:t xml:space="preserve">~ </m:t>
            </w:ins>
          </m:r>
          <m:r>
            <w:ins w:id="1823" w:author="Zach Lessig" w:date="2019-02-07T14:13:00Z">
              <m:rPr>
                <m:sty m:val="p"/>
              </m:rPr>
              <w:rPr>
                <w:rFonts w:ascii="Cambria Math" w:hAnsi="Cambria Math" w:cs="Times New Roman"/>
                <w:rPrChange w:id="1824" w:author="Zach Lessig" w:date="2019-02-08T12:55:00Z">
                  <w:rPr>
                    <w:rFonts w:ascii="Cambria Math" w:hAnsi="Cambria Math" w:cs="Times New Roman"/>
                  </w:rPr>
                </w:rPrChange>
              </w:rPr>
              <m:t>Watershed+Min.</m:t>
            </w:ins>
          </m:r>
          <m:r>
            <w:ins w:id="1825" w:author="Zach Lessig" w:date="2019-02-07T14:15:00Z">
              <m:rPr>
                <m:sty m:val="p"/>
              </m:rPr>
              <w:rPr>
                <w:rFonts w:ascii="Cambria Math" w:hAnsi="Cambria Math" w:cs="Times New Roman"/>
                <w:rPrChange w:id="1826" w:author="Zach Lessig" w:date="2019-02-08T12:55:00Z">
                  <w:rPr>
                    <w:rFonts w:ascii="Cambria Math" w:hAnsi="Cambria Math" w:cs="Times New Roman"/>
                  </w:rPr>
                </w:rPrChange>
              </w:rPr>
              <m:t xml:space="preserve"> Daily Temp.*Canopy</m:t>
            </w:ins>
          </m:r>
          <m:r>
            <w:ins w:id="1827" w:author="Zach Lessig" w:date="2019-02-07T14:13:00Z">
              <m:rPr>
                <m:sty m:val="p"/>
              </m:rPr>
              <w:rPr>
                <w:rFonts w:ascii="Cambria Math" w:hAnsi="Cambria Math" w:cs="Times New Roman"/>
                <w:rPrChange w:id="1828" w:author="Zach Lessig" w:date="2019-02-08T12:55:00Z">
                  <w:rPr>
                    <w:rFonts w:ascii="Cambria Math" w:hAnsi="Cambria Math" w:cs="Times New Roman"/>
                  </w:rPr>
                </w:rPrChange>
              </w:rPr>
              <m:t xml:space="preserve">; </m:t>
            </w:ins>
          </m:r>
          <m:r>
            <w:ins w:id="1829" w:author="Zach Lessig" w:date="2019-02-07T14:15:00Z">
              <m:rPr>
                <m:sty m:val="p"/>
              </m:rPr>
              <w:rPr>
                <w:rFonts w:ascii="Cambria Math" w:hAnsi="Cambria Math" w:cs="Times New Roman"/>
                <w:rPrChange w:id="1830" w:author="Zach Lessig" w:date="2019-02-08T12:55:00Z">
                  <w:rPr>
                    <w:rFonts w:ascii="Cambria Math" w:hAnsi="Cambria Math" w:cs="Times New Roman"/>
                  </w:rPr>
                </w:rPrChange>
              </w:rPr>
              <m:t>Exp.</m:t>
            </w:ins>
          </m:r>
          <m:r>
            <w:ins w:id="1831" w:author="Zach Lessig" w:date="2019-02-07T14:16:00Z">
              <m:rPr>
                <m:sty m:val="p"/>
              </m:rPr>
              <w:rPr>
                <w:rFonts w:ascii="Cambria Math" w:hAnsi="Cambria Math" w:cs="Times New Roman"/>
                <w:rPrChange w:id="1832" w:author="Zach Lessig" w:date="2019-02-08T12:55:00Z">
                  <w:rPr>
                    <w:rFonts w:ascii="Cambria Math" w:hAnsi="Cambria Math" w:cs="Times New Roman"/>
                  </w:rPr>
                </w:rPrChange>
              </w:rPr>
              <m:t xml:space="preserve"> </m:t>
            </w:ins>
          </m:r>
          <m:r>
            <w:ins w:id="1833" w:author="Zach Lessig" w:date="2019-02-07T14:15:00Z">
              <m:rPr>
                <m:sty m:val="p"/>
              </m:rPr>
              <w:rPr>
                <w:rFonts w:ascii="Cambria Math" w:hAnsi="Cambria Math" w:cs="Times New Roman"/>
                <w:rPrChange w:id="1834" w:author="Zach Lessig" w:date="2019-02-08T12:55:00Z">
                  <w:rPr>
                    <w:rFonts w:ascii="Cambria Math" w:hAnsi="Cambria Math" w:cs="Times New Roman"/>
                  </w:rPr>
                </w:rPrChange>
              </w:rPr>
              <m:t>Variance</m:t>
            </w:ins>
          </m:r>
        </m:oMath>
      </m:oMathPara>
    </w:p>
    <w:p w14:paraId="37B53E2C" w14:textId="77777777" w:rsidR="008C74B5" w:rsidRPr="00E97C61" w:rsidRDefault="008C74B5">
      <w:pPr>
        <w:keepNext/>
        <w:spacing w:line="480" w:lineRule="auto"/>
        <w:jc w:val="center"/>
        <w:rPr>
          <w:ins w:id="1835" w:author="Zach Lessig" w:date="2019-02-07T11:08:00Z"/>
          <w:rFonts w:ascii="Times New Roman" w:hAnsi="Times New Roman" w:cs="Times New Roman"/>
          <w:rPrChange w:id="1836" w:author="Zach Lessig" w:date="2019-02-08T12:55:00Z">
            <w:rPr>
              <w:ins w:id="1837" w:author="Zach Lessig" w:date="2019-02-07T11:08:00Z"/>
            </w:rPr>
          </w:rPrChange>
        </w:rPr>
        <w:pPrChange w:id="1838" w:author="Zach Lessig" w:date="2019-02-08T12:56:00Z">
          <w:pPr>
            <w:jc w:val="center"/>
          </w:pPr>
        </w:pPrChange>
      </w:pPr>
      <w:ins w:id="1839" w:author="Zach Lessig" w:date="2019-02-07T11:08:00Z">
        <w:r w:rsidRPr="00E97C61">
          <w:rPr>
            <w:rFonts w:ascii="Times New Roman" w:hAnsi="Times New Roman" w:cs="Times New Roman"/>
            <w:noProof/>
            <w:rPrChange w:id="1840" w:author="Zach Lessig" w:date="2019-02-08T12:55:00Z">
              <w:rPr>
                <w:noProof/>
              </w:rPr>
            </w:rPrChange>
          </w:rPr>
          <w:lastRenderedPageBreak/>
          <w:drawing>
            <wp:inline distT="0" distB="0" distL="0" distR="0" wp14:anchorId="4F5B8997" wp14:editId="0E522E80">
              <wp:extent cx="3429000" cy="3429000"/>
              <wp:effectExtent l="0" t="0" r="0" b="0"/>
              <wp:docPr id="24" name="Picture 24" descr="N:\Thesis\Rplot.t.cut.mass.m.basin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Thesis\Rplot.t.cut.mass.m.basin1.tif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ins>
    </w:p>
    <w:p w14:paraId="359D370E" w14:textId="006ED0DF" w:rsidR="00D910D8" w:rsidRPr="00E97C61" w:rsidRDefault="008C74B5">
      <w:pPr>
        <w:pStyle w:val="Caption"/>
        <w:spacing w:line="480" w:lineRule="auto"/>
        <w:rPr>
          <w:ins w:id="1841" w:author="Zach Lessig" w:date="2019-02-07T12:00:00Z"/>
          <w:rFonts w:ascii="Times New Roman" w:hAnsi="Times New Roman" w:cs="Times New Roman"/>
          <w:b w:val="0"/>
          <w:rPrChange w:id="1842" w:author="Zach Lessig" w:date="2019-02-08T12:55:00Z">
            <w:rPr>
              <w:ins w:id="1843" w:author="Zach Lessig" w:date="2019-02-07T12:00:00Z"/>
              <w:rFonts w:ascii="Times New Roman" w:hAnsi="Times New Roman" w:cs="Times New Roman"/>
              <w:b/>
            </w:rPr>
          </w:rPrChange>
        </w:rPr>
        <w:pPrChange w:id="1844" w:author="Zach Lessig" w:date="2019-02-08T12:56:00Z">
          <w:pPr>
            <w:spacing w:line="480" w:lineRule="auto"/>
          </w:pPr>
        </w:pPrChange>
      </w:pPr>
      <w:bookmarkStart w:id="1845" w:name="_Ref430436"/>
      <w:ins w:id="1846" w:author="Zach Lessig" w:date="2019-02-07T11:08:00Z">
        <w:r w:rsidRPr="00E97C61">
          <w:rPr>
            <w:rFonts w:ascii="Times New Roman" w:hAnsi="Times New Roman" w:cs="Times New Roman"/>
            <w:color w:val="auto"/>
            <w:sz w:val="24"/>
            <w:szCs w:val="24"/>
            <w:rPrChange w:id="1847" w:author="Zach Lessig" w:date="2019-02-08T12:55:00Z">
              <w:rPr>
                <w:b/>
                <w:bCs/>
              </w:rPr>
            </w:rPrChange>
          </w:rPr>
          <w:t xml:space="preserve">Figure </w:t>
        </w:r>
        <w:r w:rsidRPr="00E97C61">
          <w:rPr>
            <w:rFonts w:ascii="Times New Roman" w:hAnsi="Times New Roman" w:cs="Times New Roman"/>
            <w:color w:val="auto"/>
            <w:sz w:val="24"/>
            <w:szCs w:val="24"/>
            <w:rPrChange w:id="1848" w:author="Zach Lessig" w:date="2019-02-08T12:55:00Z">
              <w:rPr>
                <w:b/>
                <w:bCs/>
              </w:rPr>
            </w:rPrChange>
          </w:rPr>
          <w:fldChar w:fldCharType="begin"/>
        </w:r>
        <w:r w:rsidRPr="00E97C61">
          <w:rPr>
            <w:rFonts w:ascii="Times New Roman" w:hAnsi="Times New Roman" w:cs="Times New Roman"/>
            <w:color w:val="auto"/>
            <w:sz w:val="24"/>
            <w:szCs w:val="24"/>
            <w:rPrChange w:id="1849" w:author="Zach Lessig" w:date="2019-02-08T12:55:00Z">
              <w:rPr>
                <w:b/>
                <w:bCs/>
              </w:rPr>
            </w:rPrChange>
          </w:rPr>
          <w:instrText xml:space="preserve"> SEQ Figure \* ARABIC </w:instrText>
        </w:r>
      </w:ins>
      <w:r w:rsidRPr="00E97C61">
        <w:rPr>
          <w:rFonts w:ascii="Times New Roman" w:hAnsi="Times New Roman" w:cs="Times New Roman"/>
          <w:color w:val="auto"/>
          <w:sz w:val="24"/>
          <w:szCs w:val="24"/>
          <w:rPrChange w:id="1850" w:author="Zach Lessig" w:date="2019-02-08T12:55:00Z">
            <w:rPr>
              <w:b/>
              <w:bCs/>
            </w:rPr>
          </w:rPrChange>
        </w:rPr>
        <w:fldChar w:fldCharType="separate"/>
      </w:r>
      <w:ins w:id="1851" w:author="Zach Lessig" w:date="2019-02-07T12:01:00Z">
        <w:r w:rsidR="005C7538" w:rsidRPr="00E97C61">
          <w:rPr>
            <w:rFonts w:ascii="Times New Roman" w:hAnsi="Times New Roman" w:cs="Times New Roman"/>
            <w:noProof/>
            <w:color w:val="auto"/>
            <w:sz w:val="24"/>
            <w:szCs w:val="24"/>
            <w:rPrChange w:id="1852" w:author="Zach Lessig" w:date="2019-02-08T12:55:00Z">
              <w:rPr>
                <w:rFonts w:ascii="Times New Roman" w:hAnsi="Times New Roman" w:cs="Times New Roman"/>
                <w:b/>
                <w:bCs/>
                <w:noProof/>
              </w:rPr>
            </w:rPrChange>
          </w:rPr>
          <w:t>11</w:t>
        </w:r>
      </w:ins>
      <w:ins w:id="1853" w:author="Zach Lessig" w:date="2019-02-07T11:08:00Z">
        <w:r w:rsidRPr="00E97C61">
          <w:rPr>
            <w:rFonts w:ascii="Times New Roman" w:hAnsi="Times New Roman" w:cs="Times New Roman"/>
            <w:color w:val="auto"/>
            <w:sz w:val="24"/>
            <w:szCs w:val="24"/>
            <w:rPrChange w:id="1854" w:author="Zach Lessig" w:date="2019-02-08T12:55:00Z">
              <w:rPr>
                <w:b/>
                <w:bCs/>
              </w:rPr>
            </w:rPrChange>
          </w:rPr>
          <w:fldChar w:fldCharType="end"/>
        </w:r>
        <w:bookmarkEnd w:id="1845"/>
        <w:r w:rsidRPr="00E97C61">
          <w:rPr>
            <w:rFonts w:ascii="Times New Roman" w:hAnsi="Times New Roman" w:cs="Times New Roman"/>
            <w:color w:val="auto"/>
            <w:sz w:val="24"/>
            <w:szCs w:val="24"/>
            <w:rPrChange w:id="1855" w:author="Zach Lessig" w:date="2019-02-08T12:55:00Z">
              <w:rPr>
                <w:rFonts w:ascii="Times New Roman" w:hAnsi="Times New Roman" w:cs="Times New Roman"/>
                <w:b/>
                <w:bCs/>
              </w:rPr>
            </w:rPrChange>
          </w:rPr>
          <w:t xml:space="preserve">. </w:t>
        </w:r>
      </w:ins>
      <w:ins w:id="1856" w:author="Zach Lessig" w:date="2019-02-07T11:09:00Z">
        <w:r w:rsidRPr="00E97C61">
          <w:rPr>
            <w:rFonts w:ascii="Times New Roman" w:hAnsi="Times New Roman" w:cs="Times New Roman"/>
            <w:b w:val="0"/>
            <w:color w:val="auto"/>
            <w:sz w:val="24"/>
            <w:szCs w:val="24"/>
            <w:rPrChange w:id="1857" w:author="Zach Lessig" w:date="2019-02-08T12:55:00Z">
              <w:rPr>
                <w:rFonts w:ascii="Times New Roman" w:hAnsi="Times New Roman" w:cs="Times New Roman"/>
                <w:bCs/>
              </w:rPr>
            </w:rPrChange>
          </w:rPr>
          <w:t>Graph showing transformed trout biomass</w:t>
        </w:r>
      </w:ins>
      <w:ins w:id="1858" w:author="Zach Lessig" w:date="2019-02-07T11:10:00Z">
        <w:r w:rsidRPr="00E97C61">
          <w:rPr>
            <w:rFonts w:ascii="Times New Roman" w:hAnsi="Times New Roman" w:cs="Times New Roman"/>
            <w:b w:val="0"/>
            <w:color w:val="auto"/>
            <w:sz w:val="24"/>
            <w:szCs w:val="24"/>
            <w:rPrChange w:id="1859" w:author="Zach Lessig" w:date="2019-02-08T12:55:00Z">
              <w:rPr>
                <w:rFonts w:ascii="Times New Roman" w:hAnsi="Times New Roman" w:cs="Times New Roman"/>
                <w:bCs/>
              </w:rPr>
            </w:rPrChange>
          </w:rPr>
          <w:t xml:space="preserve"> by watershed with the trout model p-value of 0.0007.  Error bars represent </w:t>
        </w:r>
      </w:ins>
      <w:ins w:id="1860" w:author="Zach Lessig" w:date="2019-02-07T11:12:00Z">
        <w:r w:rsidRPr="00E97C61">
          <w:rPr>
            <w:rFonts w:ascii="Times New Roman" w:hAnsi="Times New Roman" w:cs="Times New Roman"/>
            <w:b w:val="0"/>
            <w:color w:val="auto"/>
            <w:sz w:val="24"/>
            <w:szCs w:val="24"/>
            <w:rPrChange w:id="1861" w:author="Zach Lessig" w:date="2019-02-08T12:55:00Z">
              <w:rPr>
                <w:rFonts w:ascii="Times New Roman" w:hAnsi="Times New Roman" w:cs="Times New Roman"/>
                <w:bCs/>
              </w:rPr>
            </w:rPrChange>
          </w:rPr>
          <w:t xml:space="preserve">the </w:t>
        </w:r>
      </w:ins>
      <w:ins w:id="1862" w:author="Zach Lessig" w:date="2019-02-07T11:10:00Z">
        <w:r w:rsidR="00A06AB5" w:rsidRPr="00E97C61">
          <w:rPr>
            <w:rFonts w:ascii="Times New Roman" w:hAnsi="Times New Roman" w:cs="Times New Roman"/>
            <w:b w:val="0"/>
            <w:color w:val="auto"/>
            <w:sz w:val="24"/>
            <w:szCs w:val="24"/>
            <w:rPrChange w:id="1863" w:author="Zach Lessig" w:date="2019-02-08T12:55:00Z">
              <w:rPr>
                <w:rFonts w:ascii="Times New Roman" w:hAnsi="Times New Roman" w:cs="Times New Roman"/>
                <w:bCs/>
              </w:rPr>
            </w:rPrChange>
          </w:rPr>
          <w:t xml:space="preserve">minimum and maximum </w:t>
        </w:r>
        <w:r w:rsidRPr="00E97C61">
          <w:rPr>
            <w:rFonts w:ascii="Times New Roman" w:hAnsi="Times New Roman" w:cs="Times New Roman"/>
            <w:b w:val="0"/>
            <w:color w:val="auto"/>
            <w:sz w:val="24"/>
            <w:szCs w:val="24"/>
            <w:rPrChange w:id="1864" w:author="Zach Lessig" w:date="2019-02-08T12:55:00Z">
              <w:rPr>
                <w:rFonts w:ascii="Times New Roman" w:hAnsi="Times New Roman" w:cs="Times New Roman"/>
                <w:bCs/>
              </w:rPr>
            </w:rPrChange>
          </w:rPr>
          <w:t>estimates</w:t>
        </w:r>
      </w:ins>
      <w:ins w:id="1865" w:author="Zach Lessig" w:date="2019-02-07T11:12:00Z">
        <w:r w:rsidRPr="00E97C61">
          <w:rPr>
            <w:rFonts w:ascii="Times New Roman" w:hAnsi="Times New Roman" w:cs="Times New Roman"/>
            <w:b w:val="0"/>
            <w:color w:val="auto"/>
            <w:sz w:val="24"/>
            <w:szCs w:val="24"/>
            <w:rPrChange w:id="1866" w:author="Zach Lessig" w:date="2019-02-08T12:55:00Z">
              <w:rPr>
                <w:rFonts w:ascii="Times New Roman" w:hAnsi="Times New Roman" w:cs="Times New Roman"/>
                <w:bCs/>
              </w:rPr>
            </w:rPrChange>
          </w:rPr>
          <w:t xml:space="preserve"> within the watershed</w:t>
        </w:r>
      </w:ins>
      <w:ins w:id="1867" w:author="Zach Lessig" w:date="2019-02-07T11:10:00Z">
        <w:r w:rsidRPr="00E97C61">
          <w:rPr>
            <w:rFonts w:ascii="Times New Roman" w:hAnsi="Times New Roman" w:cs="Times New Roman"/>
            <w:b w:val="0"/>
            <w:color w:val="auto"/>
            <w:sz w:val="24"/>
            <w:szCs w:val="24"/>
            <w:rPrChange w:id="1868" w:author="Zach Lessig" w:date="2019-02-08T12:55:00Z">
              <w:rPr>
                <w:rFonts w:ascii="Times New Roman" w:hAnsi="Times New Roman" w:cs="Times New Roman"/>
                <w:bCs/>
              </w:rPr>
            </w:rPrChange>
          </w:rPr>
          <w:t>.</w:t>
        </w:r>
      </w:ins>
    </w:p>
    <w:p w14:paraId="241EA348" w14:textId="5FB23FCD" w:rsidR="005C7538" w:rsidRPr="00E97C61" w:rsidRDefault="00AC7523">
      <w:pPr>
        <w:keepNext/>
        <w:spacing w:line="480" w:lineRule="auto"/>
        <w:jc w:val="center"/>
        <w:rPr>
          <w:ins w:id="1869" w:author="Zach Lessig" w:date="2019-02-07T12:01:00Z"/>
          <w:rFonts w:ascii="Times New Roman" w:hAnsi="Times New Roman" w:cs="Times New Roman"/>
          <w:rPrChange w:id="1870" w:author="Zach Lessig" w:date="2019-02-08T12:55:00Z">
            <w:rPr>
              <w:ins w:id="1871" w:author="Zach Lessig" w:date="2019-02-07T12:01:00Z"/>
            </w:rPr>
          </w:rPrChange>
        </w:rPr>
        <w:pPrChange w:id="1872" w:author="Zach Lessig" w:date="2019-02-08T12:56:00Z">
          <w:pPr>
            <w:jc w:val="center"/>
          </w:pPr>
        </w:pPrChange>
      </w:pPr>
      <w:ins w:id="1873" w:author="Zach Lessig" w:date="2019-02-07T13:47:00Z">
        <w:r w:rsidRPr="00E97C61">
          <w:rPr>
            <w:rFonts w:ascii="Times New Roman" w:hAnsi="Times New Roman" w:cs="Times New Roman"/>
            <w:noProof/>
            <w:rPrChange w:id="1874" w:author="Zach Lessig" w:date="2019-02-08T12:55:00Z">
              <w:rPr>
                <w:noProof/>
              </w:rPr>
            </w:rPrChange>
          </w:rPr>
          <w:lastRenderedPageBreak/>
          <w:drawing>
            <wp:inline distT="0" distB="0" distL="0" distR="0" wp14:anchorId="5A75B213" wp14:editId="47B1B48F">
              <wp:extent cx="3429000" cy="3429000"/>
              <wp:effectExtent l="0" t="0" r="0" b="0"/>
              <wp:docPr id="27" name="Picture 27" descr="N:\Thesis\Rplot.interaction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Thesis\Rplot.interaction1.tif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ins>
    </w:p>
    <w:p w14:paraId="23AB9471" w14:textId="5FD1705F" w:rsidR="005C7538" w:rsidRPr="00E97C61" w:rsidRDefault="005C7538">
      <w:pPr>
        <w:pStyle w:val="Caption"/>
        <w:spacing w:line="480" w:lineRule="auto"/>
        <w:rPr>
          <w:rFonts w:ascii="Times New Roman" w:hAnsi="Times New Roman" w:cs="Times New Roman"/>
          <w:rPrChange w:id="1875" w:author="Zach Lessig" w:date="2019-02-08T12:55:00Z">
            <w:rPr>
              <w:rFonts w:ascii="Times New Roman" w:eastAsia="STHupo" w:hAnsi="Times New Roman" w:cs="Times New Roman"/>
            </w:rPr>
          </w:rPrChange>
        </w:rPr>
        <w:pPrChange w:id="1876" w:author="Zach Lessig" w:date="2019-02-08T12:56:00Z">
          <w:pPr>
            <w:spacing w:line="480" w:lineRule="auto"/>
          </w:pPr>
        </w:pPrChange>
      </w:pPr>
      <w:bookmarkStart w:id="1877" w:name="_Ref438996"/>
      <w:ins w:id="1878" w:author="Zach Lessig" w:date="2019-02-07T12:01:00Z">
        <w:r w:rsidRPr="00E97C61">
          <w:rPr>
            <w:rFonts w:ascii="Times New Roman" w:hAnsi="Times New Roman" w:cs="Times New Roman"/>
            <w:color w:val="auto"/>
            <w:sz w:val="24"/>
            <w:szCs w:val="24"/>
            <w:rPrChange w:id="1879" w:author="Zach Lessig" w:date="2019-02-08T12:55:00Z">
              <w:rPr>
                <w:b/>
                <w:bCs/>
              </w:rPr>
            </w:rPrChange>
          </w:rPr>
          <w:t xml:space="preserve">Figure </w:t>
        </w:r>
        <w:r w:rsidRPr="00E97C61">
          <w:rPr>
            <w:rFonts w:ascii="Times New Roman" w:hAnsi="Times New Roman" w:cs="Times New Roman"/>
            <w:color w:val="auto"/>
            <w:sz w:val="24"/>
            <w:szCs w:val="24"/>
            <w:rPrChange w:id="1880" w:author="Zach Lessig" w:date="2019-02-08T12:55:00Z">
              <w:rPr>
                <w:b/>
                <w:bCs/>
              </w:rPr>
            </w:rPrChange>
          </w:rPr>
          <w:fldChar w:fldCharType="begin"/>
        </w:r>
        <w:r w:rsidRPr="00E97C61">
          <w:rPr>
            <w:rFonts w:ascii="Times New Roman" w:hAnsi="Times New Roman" w:cs="Times New Roman"/>
            <w:color w:val="auto"/>
            <w:sz w:val="24"/>
            <w:szCs w:val="24"/>
            <w:rPrChange w:id="1881" w:author="Zach Lessig" w:date="2019-02-08T12:55:00Z">
              <w:rPr>
                <w:b/>
                <w:bCs/>
              </w:rPr>
            </w:rPrChange>
          </w:rPr>
          <w:instrText xml:space="preserve"> SEQ Figure \* ARABIC </w:instrText>
        </w:r>
      </w:ins>
      <w:r w:rsidRPr="00E97C61">
        <w:rPr>
          <w:rFonts w:ascii="Times New Roman" w:hAnsi="Times New Roman" w:cs="Times New Roman"/>
          <w:color w:val="auto"/>
          <w:sz w:val="24"/>
          <w:szCs w:val="24"/>
          <w:rPrChange w:id="1882" w:author="Zach Lessig" w:date="2019-02-08T12:55:00Z">
            <w:rPr>
              <w:b/>
              <w:bCs/>
            </w:rPr>
          </w:rPrChange>
        </w:rPr>
        <w:fldChar w:fldCharType="separate"/>
      </w:r>
      <w:ins w:id="1883" w:author="Zach Lessig" w:date="2019-02-07T12:01:00Z">
        <w:r w:rsidRPr="00E97C61">
          <w:rPr>
            <w:rFonts w:ascii="Times New Roman" w:hAnsi="Times New Roman" w:cs="Times New Roman"/>
            <w:noProof/>
            <w:color w:val="auto"/>
            <w:sz w:val="24"/>
            <w:szCs w:val="24"/>
            <w:rPrChange w:id="1884" w:author="Zach Lessig" w:date="2019-02-08T12:55:00Z">
              <w:rPr>
                <w:b/>
                <w:bCs/>
                <w:noProof/>
              </w:rPr>
            </w:rPrChange>
          </w:rPr>
          <w:t>12</w:t>
        </w:r>
        <w:r w:rsidRPr="00E97C61">
          <w:rPr>
            <w:rFonts w:ascii="Times New Roman" w:hAnsi="Times New Roman" w:cs="Times New Roman"/>
            <w:color w:val="auto"/>
            <w:sz w:val="24"/>
            <w:szCs w:val="24"/>
            <w:rPrChange w:id="1885" w:author="Zach Lessig" w:date="2019-02-08T12:55:00Z">
              <w:rPr>
                <w:b/>
                <w:bCs/>
              </w:rPr>
            </w:rPrChange>
          </w:rPr>
          <w:fldChar w:fldCharType="end"/>
        </w:r>
        <w:bookmarkEnd w:id="1877"/>
        <w:r w:rsidRPr="00E97C61">
          <w:rPr>
            <w:rFonts w:ascii="Times New Roman" w:hAnsi="Times New Roman" w:cs="Times New Roman"/>
            <w:color w:val="auto"/>
            <w:sz w:val="24"/>
            <w:szCs w:val="24"/>
            <w:rPrChange w:id="1886" w:author="Zach Lessig" w:date="2019-02-08T12:55:00Z">
              <w:rPr>
                <w:rFonts w:ascii="Times New Roman" w:hAnsi="Times New Roman" w:cs="Times New Roman"/>
                <w:b/>
                <w:bCs/>
              </w:rPr>
            </w:rPrChange>
          </w:rPr>
          <w:t xml:space="preserve">. </w:t>
        </w:r>
        <w:r w:rsidR="00A06AB5" w:rsidRPr="00E97C61">
          <w:rPr>
            <w:rFonts w:ascii="Times New Roman" w:hAnsi="Times New Roman" w:cs="Times New Roman"/>
            <w:b w:val="0"/>
            <w:color w:val="auto"/>
            <w:sz w:val="24"/>
            <w:szCs w:val="24"/>
            <w:rPrChange w:id="1887" w:author="Zach Lessig" w:date="2019-02-08T12:55:00Z">
              <w:rPr>
                <w:rFonts w:ascii="Times New Roman" w:hAnsi="Times New Roman" w:cs="Times New Roman"/>
                <w:bCs/>
              </w:rPr>
            </w:rPrChange>
          </w:rPr>
          <w:t>Graph showing transformed trout biomass by water temperature category and canopy openness</w:t>
        </w:r>
      </w:ins>
      <w:ins w:id="1888" w:author="Zach Lessig" w:date="2019-02-08T12:53:00Z">
        <w:r w:rsidR="00723CD4" w:rsidRPr="00E97C61">
          <w:rPr>
            <w:rFonts w:ascii="Times New Roman" w:hAnsi="Times New Roman" w:cs="Times New Roman"/>
            <w:b w:val="0"/>
            <w:color w:val="auto"/>
            <w:sz w:val="24"/>
            <w:szCs w:val="24"/>
            <w:rPrChange w:id="1889" w:author="Zach Lessig" w:date="2019-02-08T12:55:00Z">
              <w:rPr>
                <w:rFonts w:ascii="Times New Roman" w:hAnsi="Times New Roman" w:cs="Times New Roman"/>
                <w:bCs/>
              </w:rPr>
            </w:rPrChange>
          </w:rPr>
          <w:t xml:space="preserve"> category</w:t>
        </w:r>
      </w:ins>
      <w:ins w:id="1890" w:author="Zach Lessig" w:date="2019-02-07T12:01:00Z">
        <w:r w:rsidR="00A06AB5" w:rsidRPr="00E97C61">
          <w:rPr>
            <w:rFonts w:ascii="Times New Roman" w:hAnsi="Times New Roman" w:cs="Times New Roman"/>
            <w:b w:val="0"/>
            <w:color w:val="auto"/>
            <w:sz w:val="24"/>
            <w:szCs w:val="24"/>
            <w:rPrChange w:id="1891" w:author="Zach Lessig" w:date="2019-02-08T12:55:00Z">
              <w:rPr>
                <w:rFonts w:ascii="Times New Roman" w:hAnsi="Times New Roman" w:cs="Times New Roman"/>
                <w:bCs/>
              </w:rPr>
            </w:rPrChange>
          </w:rPr>
          <w:t>.  There appears to be lower trout biomass at higher minimum temperatures and higher biomass for more open canopy streams at medium temperatures</w:t>
        </w:r>
      </w:ins>
      <w:ins w:id="1892" w:author="Zach Lessig" w:date="2019-02-07T13:32:00Z">
        <w:r w:rsidR="00A06AB5" w:rsidRPr="00E97C61">
          <w:rPr>
            <w:rFonts w:ascii="Times New Roman" w:hAnsi="Times New Roman" w:cs="Times New Roman"/>
            <w:b w:val="0"/>
            <w:color w:val="auto"/>
            <w:sz w:val="24"/>
            <w:szCs w:val="24"/>
            <w:rPrChange w:id="1893" w:author="Zach Lessig" w:date="2019-02-08T12:55:00Z">
              <w:rPr>
                <w:rFonts w:ascii="Times New Roman" w:hAnsi="Times New Roman" w:cs="Times New Roman"/>
                <w:bCs/>
              </w:rPr>
            </w:rPrChange>
          </w:rPr>
          <w:t xml:space="preserve"> (minimum stream temperature from 8.1 to 9.5</w:t>
        </w:r>
      </w:ins>
      <w:ins w:id="1894" w:author="Zach Lessig" w:date="2019-02-07T13:33:00Z">
        <w:r w:rsidR="00A06AB5" w:rsidRPr="00E97C61">
          <w:rPr>
            <w:rFonts w:ascii="Times New Roman" w:hAnsi="Times New Roman" w:cs="Times New Roman"/>
            <w:b w:val="0"/>
            <w:color w:val="auto"/>
            <w:sz w:val="24"/>
            <w:szCs w:val="24"/>
            <w:rPrChange w:id="1895" w:author="Zach Lessig" w:date="2019-02-08T12:55:00Z">
              <w:rPr>
                <w:rFonts w:ascii="Times New Roman" w:hAnsi="Times New Roman" w:cs="Times New Roman"/>
                <w:bCs/>
              </w:rPr>
            </w:rPrChange>
          </w:rPr>
          <w:t>°</w:t>
        </w:r>
      </w:ins>
      <w:ins w:id="1896" w:author="Zach Lessig" w:date="2019-02-07T13:32:00Z">
        <w:r w:rsidR="00A06AB5" w:rsidRPr="00E97C61">
          <w:rPr>
            <w:rFonts w:ascii="Times New Roman" w:hAnsi="Times New Roman" w:cs="Times New Roman"/>
            <w:b w:val="0"/>
            <w:color w:val="auto"/>
            <w:sz w:val="24"/>
            <w:szCs w:val="24"/>
            <w:rPrChange w:id="1897" w:author="Zach Lessig" w:date="2019-02-08T12:55:00Z">
              <w:rPr>
                <w:rFonts w:ascii="Times New Roman" w:hAnsi="Times New Roman" w:cs="Times New Roman"/>
                <w:bCs/>
              </w:rPr>
            </w:rPrChange>
          </w:rPr>
          <w:t>C)</w:t>
        </w:r>
      </w:ins>
      <w:ins w:id="1898" w:author="Zach Lessig" w:date="2019-02-07T13:33:00Z">
        <w:r w:rsidR="00A06AB5" w:rsidRPr="00E97C61">
          <w:rPr>
            <w:rFonts w:ascii="Times New Roman" w:hAnsi="Times New Roman" w:cs="Times New Roman"/>
            <w:b w:val="0"/>
            <w:color w:val="auto"/>
            <w:sz w:val="24"/>
            <w:szCs w:val="24"/>
            <w:rPrChange w:id="1899" w:author="Zach Lessig" w:date="2019-02-08T12:55:00Z">
              <w:rPr>
                <w:rFonts w:ascii="Times New Roman" w:hAnsi="Times New Roman" w:cs="Times New Roman"/>
                <w:bCs/>
              </w:rPr>
            </w:rPrChange>
          </w:rPr>
          <w:t>, error bars rep</w:t>
        </w:r>
        <w:r w:rsidR="006C32B6" w:rsidRPr="00E97C61">
          <w:rPr>
            <w:rFonts w:ascii="Times New Roman" w:hAnsi="Times New Roman" w:cs="Times New Roman"/>
            <w:b w:val="0"/>
            <w:color w:val="auto"/>
            <w:sz w:val="24"/>
            <w:szCs w:val="24"/>
            <w:rPrChange w:id="1900" w:author="Zach Lessig" w:date="2019-02-08T12:55:00Z">
              <w:rPr>
                <w:rFonts w:ascii="Times New Roman" w:hAnsi="Times New Roman" w:cs="Times New Roman"/>
                <w:bCs/>
              </w:rPr>
            </w:rPrChange>
          </w:rPr>
          <w:t xml:space="preserve">resent the minimum and maximum </w:t>
        </w:r>
        <w:r w:rsidR="00A06AB5" w:rsidRPr="00E97C61">
          <w:rPr>
            <w:rFonts w:ascii="Times New Roman" w:hAnsi="Times New Roman" w:cs="Times New Roman"/>
            <w:b w:val="0"/>
            <w:color w:val="auto"/>
            <w:sz w:val="24"/>
            <w:szCs w:val="24"/>
            <w:rPrChange w:id="1901" w:author="Zach Lessig" w:date="2019-02-08T12:55:00Z">
              <w:rPr>
                <w:rFonts w:ascii="Times New Roman" w:hAnsi="Times New Roman" w:cs="Times New Roman"/>
                <w:bCs/>
              </w:rPr>
            </w:rPrChange>
          </w:rPr>
          <w:t>estimates.</w:t>
        </w:r>
      </w:ins>
    </w:p>
    <w:sectPr w:rsidR="005C7538" w:rsidRPr="00E97C61" w:rsidSect="00215E25">
      <w:headerReference w:type="even" r:id="rId22"/>
      <w:headerReference w:type="default" r:id="rId23"/>
      <w:footerReference w:type="even" r:id="rId24"/>
      <w:footerReference w:type="default" r:id="rId25"/>
      <w:pgSz w:w="12240" w:h="15840"/>
      <w:pgMar w:top="1440" w:right="1440" w:bottom="1440" w:left="216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Clay Arango" w:date="2019-01-23T11:37:00Z" w:initials="CA">
    <w:p w14:paraId="3D81D95E" w14:textId="774DA240" w:rsidR="007C51E9" w:rsidRDefault="007C51E9">
      <w:pPr>
        <w:pStyle w:val="CommentText"/>
      </w:pPr>
      <w:r>
        <w:rPr>
          <w:rStyle w:val="CommentReference"/>
        </w:rPr>
        <w:annotationRef/>
      </w:r>
      <w:r>
        <w:t>Need to use different type face to set off different levels.  Bold for the big sections, non-bold underlined for the subsections should work</w:t>
      </w:r>
    </w:p>
  </w:comment>
  <w:comment w:id="49" w:author="Clay Arango" w:date="2019-01-23T11:41:00Z" w:initials="CA">
    <w:p w14:paraId="41B9AC52" w14:textId="798B032D" w:rsidR="007C51E9" w:rsidRDefault="007C51E9">
      <w:pPr>
        <w:pStyle w:val="CommentText"/>
      </w:pPr>
      <w:r>
        <w:rPr>
          <w:rStyle w:val="CommentReference"/>
        </w:rPr>
        <w:annotationRef/>
      </w:r>
      <w:r>
        <w:t>Use the serial comma (oxford comma)</w:t>
      </w:r>
    </w:p>
  </w:comment>
  <w:comment w:id="94" w:author="Clay Arango" w:date="2019-01-23T11:43:00Z" w:initials="CA">
    <w:p w14:paraId="3E037549" w14:textId="20C4CD56" w:rsidR="007C51E9" w:rsidRDefault="007C51E9">
      <w:pPr>
        <w:pStyle w:val="CommentText"/>
      </w:pPr>
      <w:r>
        <w:rPr>
          <w:rStyle w:val="CommentReference"/>
        </w:rPr>
        <w:annotationRef/>
      </w:r>
      <w:r>
        <w:t>Need a map</w:t>
      </w:r>
    </w:p>
  </w:comment>
  <w:comment w:id="124" w:author="Clay Arango" w:date="2019-01-23T11:47:00Z" w:initials="CA">
    <w:p w14:paraId="217BDE34" w14:textId="77777777" w:rsidR="007C51E9" w:rsidRDefault="007C51E9" w:rsidP="00F75B0B">
      <w:pPr>
        <w:pStyle w:val="CommentText"/>
      </w:pPr>
      <w:r>
        <w:rPr>
          <w:rStyle w:val="CommentReference"/>
        </w:rPr>
        <w:annotationRef/>
      </w:r>
      <w:r>
        <w:t>If I remember correctly, you have to revisit your interpretation of the light data because your 2018 sample time was closer to solar maximum than your first sample time, thus should have higher light all things being equal.  Didn’t you say the opposite when we looked at your data?</w:t>
      </w:r>
    </w:p>
  </w:comment>
  <w:comment w:id="128" w:author="Clay Arango" w:date="2019-01-23T11:44:00Z" w:initials="CA">
    <w:p w14:paraId="39061D0E" w14:textId="461B384F" w:rsidR="007C51E9" w:rsidRDefault="007C51E9">
      <w:pPr>
        <w:pStyle w:val="CommentText"/>
      </w:pPr>
      <w:r>
        <w:rPr>
          <w:rStyle w:val="CommentReference"/>
        </w:rPr>
        <w:annotationRef/>
      </w:r>
      <w:r>
        <w:t xml:space="preserve"> This whole paragraph can go third.  Give ranges for your study sites.  “These low order headwater streams ranged from X-Y elevation (m) and slope ranged from X-X degrees. I also measured stream aspect as deviation from south, which ranged from X-X.  </w:t>
      </w:r>
    </w:p>
  </w:comment>
  <w:comment w:id="176" w:author="Clay Arango" w:date="2019-01-23T11:47:00Z" w:initials="CA">
    <w:p w14:paraId="4131EFBC" w14:textId="5FB8FBA0" w:rsidR="007C51E9" w:rsidRDefault="007C51E9">
      <w:pPr>
        <w:pStyle w:val="CommentText"/>
      </w:pPr>
      <w:r>
        <w:rPr>
          <w:rStyle w:val="CommentReference"/>
        </w:rPr>
        <w:annotationRef/>
      </w:r>
      <w:r>
        <w:t>If I remember correctly, you have to revisit your interpretation of the light data because your 2018 sample time was closer to solar maximum than your first sample time, thus should have higher light all things being equal.  Didn’t you say the opposite when we looked at your data?</w:t>
      </w:r>
    </w:p>
  </w:comment>
  <w:comment w:id="181" w:author="Clay Arango" w:date="2019-01-23T11:49:00Z" w:initials="CA">
    <w:p w14:paraId="569A1C24" w14:textId="29D9F697" w:rsidR="007C51E9" w:rsidRDefault="007C51E9">
      <w:pPr>
        <w:pStyle w:val="CommentText"/>
      </w:pPr>
      <w:r>
        <w:rPr>
          <w:rStyle w:val="CommentReference"/>
        </w:rPr>
        <w:annotationRef/>
      </w:r>
      <w:r>
        <w:t xml:space="preserve">Add this to your third paragraph with </w:t>
      </w:r>
      <w:proofErr w:type="spellStart"/>
      <w:r>
        <w:t>bankfull</w:t>
      </w:r>
      <w:proofErr w:type="spellEnd"/>
      <w:r>
        <w:t xml:space="preserve"> and </w:t>
      </w:r>
      <w:proofErr w:type="spellStart"/>
      <w:r>
        <w:t>wolman</w:t>
      </w:r>
      <w:proofErr w:type="spellEnd"/>
      <w:r>
        <w:t xml:space="preserve"> </w:t>
      </w:r>
      <w:proofErr w:type="spellStart"/>
      <w:r>
        <w:t>etc</w:t>
      </w:r>
      <w:proofErr w:type="spellEnd"/>
      <w:r>
        <w:t xml:space="preserve"> from above.  Divide by what you measured once and what you measured multiple times, including the subheadings below.  Add something like “I measured stream metabolism in each sample period (detailed methods below)</w:t>
      </w:r>
    </w:p>
  </w:comment>
  <w:comment w:id="223" w:author="Clay Arango" w:date="2019-01-23T12:02:00Z" w:initials="CA">
    <w:p w14:paraId="341127B0" w14:textId="77777777" w:rsidR="007C51E9" w:rsidRDefault="007C51E9" w:rsidP="004455A0">
      <w:pPr>
        <w:pStyle w:val="CommentText"/>
      </w:pPr>
      <w:r>
        <w:rPr>
          <w:rStyle w:val="CommentReference"/>
        </w:rPr>
        <w:annotationRef/>
      </w:r>
      <w:r>
        <w:t>This could imply three analytical reps, which you did not do.</w:t>
      </w:r>
    </w:p>
  </w:comment>
  <w:comment w:id="255" w:author="Clay Arango" w:date="2019-01-23T12:07:00Z" w:initials="CA">
    <w:p w14:paraId="112C66E1" w14:textId="77777777" w:rsidR="007C51E9" w:rsidRDefault="007C51E9" w:rsidP="004455A0">
      <w:pPr>
        <w:pStyle w:val="CommentText"/>
      </w:pPr>
      <w:r>
        <w:rPr>
          <w:rStyle w:val="CommentReference"/>
        </w:rPr>
        <w:annotationRef/>
      </w:r>
      <w:r>
        <w:t>Put her in the acknowledgements, not here</w:t>
      </w:r>
    </w:p>
  </w:comment>
  <w:comment w:id="263" w:author="Clay Arango" w:date="2019-01-23T12:14:00Z" w:initials="CA">
    <w:p w14:paraId="6F737457" w14:textId="77777777" w:rsidR="007C51E9" w:rsidRDefault="007C51E9" w:rsidP="004455A0">
      <w:pPr>
        <w:pStyle w:val="CommentText"/>
      </w:pPr>
      <w:r>
        <w:rPr>
          <w:rStyle w:val="CommentReference"/>
        </w:rPr>
        <w:annotationRef/>
      </w:r>
      <w:r>
        <w:t xml:space="preserve">What is the site?  The overall study reach?  The point where you measured DO </w:t>
      </w:r>
      <w:proofErr w:type="spellStart"/>
      <w:r>
        <w:t>etc</w:t>
      </w:r>
      <w:proofErr w:type="spellEnd"/>
      <w:r>
        <w:t>?</w:t>
      </w:r>
    </w:p>
  </w:comment>
  <w:comment w:id="453" w:author="Clay Arango" w:date="2019-01-23T11:58:00Z" w:initials="CA">
    <w:p w14:paraId="55C8B8A9" w14:textId="5648FF7D" w:rsidR="007C51E9" w:rsidRDefault="007C51E9">
      <w:pPr>
        <w:pStyle w:val="CommentText"/>
      </w:pPr>
      <w:r>
        <w:rPr>
          <w:rStyle w:val="CommentReference"/>
        </w:rPr>
        <w:annotationRef/>
      </w:r>
      <w:r>
        <w:t>These citations should be to the chapter, not the book</w:t>
      </w:r>
    </w:p>
  </w:comment>
  <w:comment w:id="690" w:author="Clay Arango" w:date="2019-01-23T12:01:00Z" w:initials="CA">
    <w:p w14:paraId="15D319B2" w14:textId="46153506" w:rsidR="007C51E9" w:rsidRDefault="007C51E9">
      <w:pPr>
        <w:pStyle w:val="CommentText"/>
      </w:pPr>
      <w:r>
        <w:rPr>
          <w:rStyle w:val="CommentReference"/>
        </w:rPr>
        <w:annotationRef/>
      </w:r>
      <w:proofErr w:type="gramStart"/>
      <w:r>
        <w:t>m/m</w:t>
      </w:r>
      <w:proofErr w:type="gramEnd"/>
      <w:r>
        <w:t xml:space="preserve"> should be different than percent, so which is it?  1 m drop in 100 m = 0.01 which is 1% so the numbers are not the same</w:t>
      </w:r>
    </w:p>
  </w:comment>
  <w:comment w:id="439" w:author="Clay Arango" w:date="2019-01-23T11:59:00Z" w:initials="CA">
    <w:p w14:paraId="331FF646" w14:textId="6FD33CDF" w:rsidR="007C51E9" w:rsidRDefault="007C51E9">
      <w:pPr>
        <w:pStyle w:val="CommentText"/>
      </w:pPr>
      <w:r>
        <w:rPr>
          <w:rStyle w:val="CommentReference"/>
        </w:rPr>
        <w:annotationRef/>
      </w:r>
      <w:r>
        <w:t>Here you need to specify your entire process for model selection that Jason asked you to develop, and how you wound up using the model you did to estimate K</w:t>
      </w:r>
    </w:p>
  </w:comment>
  <w:comment w:id="703" w:author="Clay Arango" w:date="2019-01-23T12:02:00Z" w:initials="CA">
    <w:p w14:paraId="184BC8F6" w14:textId="04AB329A" w:rsidR="007C51E9" w:rsidRDefault="007C51E9">
      <w:pPr>
        <w:pStyle w:val="CommentText"/>
      </w:pPr>
      <w:r>
        <w:rPr>
          <w:rStyle w:val="CommentReference"/>
        </w:rPr>
        <w:annotationRef/>
      </w:r>
      <w:r>
        <w:t>This could imply three analytical reps, which you did not do.</w:t>
      </w:r>
    </w:p>
  </w:comment>
  <w:comment w:id="787" w:author="Clay Arango" w:date="2019-01-23T12:07:00Z" w:initials="CA">
    <w:p w14:paraId="4BB27A80" w14:textId="338F4E13" w:rsidR="007C51E9" w:rsidRDefault="007C51E9">
      <w:pPr>
        <w:pStyle w:val="CommentText"/>
      </w:pPr>
      <w:r>
        <w:rPr>
          <w:rStyle w:val="CommentReference"/>
        </w:rPr>
        <w:annotationRef/>
      </w:r>
      <w:r>
        <w:t>Put her in the acknowledgements, not here</w:t>
      </w:r>
    </w:p>
  </w:comment>
  <w:comment w:id="801" w:author="Clay Arango" w:date="2019-01-23T12:14:00Z" w:initials="CA">
    <w:p w14:paraId="6E44A85C" w14:textId="75F4B797" w:rsidR="007C51E9" w:rsidRDefault="007C51E9">
      <w:pPr>
        <w:pStyle w:val="CommentText"/>
      </w:pPr>
      <w:r>
        <w:rPr>
          <w:rStyle w:val="CommentReference"/>
        </w:rPr>
        <w:annotationRef/>
      </w:r>
      <w:r>
        <w:t xml:space="preserve">What is the site?  The overall study reach?  The point where you measured DO </w:t>
      </w:r>
      <w:proofErr w:type="spellStart"/>
      <w:r>
        <w:t>etc</w:t>
      </w:r>
      <w:proofErr w:type="spellEnd"/>
      <w:r>
        <w:t>?</w:t>
      </w:r>
    </w:p>
  </w:comment>
  <w:comment w:id="798" w:author="Clay Arango" w:date="2019-01-23T12:15:00Z" w:initials="CA">
    <w:p w14:paraId="48341D1B" w14:textId="1B37B48E" w:rsidR="007C51E9" w:rsidRDefault="007C51E9">
      <w:pPr>
        <w:pStyle w:val="CommentText"/>
      </w:pPr>
      <w:r>
        <w:rPr>
          <w:rStyle w:val="CommentReference"/>
        </w:rPr>
        <w:annotationRef/>
      </w:r>
      <w:r>
        <w:t>Phrased awkwardly. Did you use block nets at top and bottom?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81D95E" w15:done="0"/>
  <w15:commentEx w15:paraId="41B9AC52" w15:done="0"/>
  <w15:commentEx w15:paraId="3E037549" w15:done="0"/>
  <w15:commentEx w15:paraId="217BDE34" w15:done="0"/>
  <w15:commentEx w15:paraId="39061D0E" w15:done="0"/>
  <w15:commentEx w15:paraId="4131EFBC" w15:done="0"/>
  <w15:commentEx w15:paraId="569A1C24" w15:done="0"/>
  <w15:commentEx w15:paraId="341127B0" w15:done="0"/>
  <w15:commentEx w15:paraId="112C66E1" w15:done="0"/>
  <w15:commentEx w15:paraId="6F737457" w15:done="0"/>
  <w15:commentEx w15:paraId="55C8B8A9" w15:done="0"/>
  <w15:commentEx w15:paraId="15D319B2" w15:done="0"/>
  <w15:commentEx w15:paraId="331FF646" w15:done="0"/>
  <w15:commentEx w15:paraId="184BC8F6" w15:done="0"/>
  <w15:commentEx w15:paraId="4BB27A80" w15:done="0"/>
  <w15:commentEx w15:paraId="6E44A85C" w15:done="0"/>
  <w15:commentEx w15:paraId="48341D1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1E3D83" w14:textId="77777777" w:rsidR="007C51E9" w:rsidRDefault="007C51E9">
      <w:r>
        <w:separator/>
      </w:r>
    </w:p>
  </w:endnote>
  <w:endnote w:type="continuationSeparator" w:id="0">
    <w:p w14:paraId="281A9D4B" w14:textId="77777777" w:rsidR="007C51E9" w:rsidRDefault="007C51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altName w:val="Times New Roman"/>
    <w:charset w:val="00"/>
    <w:family w:val="auto"/>
    <w:pitch w:val="variable"/>
    <w:sig w:usb0="00000000" w:usb1="5000A1FF" w:usb2="00000000" w:usb3="00000000" w:csb0="010001BF" w:csb1="00000000"/>
  </w:font>
  <w:font w:name="STHupo">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F51CE" w14:textId="77777777" w:rsidR="007C51E9" w:rsidRDefault="007C51E9" w:rsidP="00215E2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020408" w14:textId="77777777" w:rsidR="007C51E9" w:rsidRDefault="007C51E9" w:rsidP="000C71C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94655979"/>
      <w:docPartObj>
        <w:docPartGallery w:val="Page Numbers (Bottom of Page)"/>
        <w:docPartUnique/>
      </w:docPartObj>
    </w:sdtPr>
    <w:sdtEndPr>
      <w:rPr>
        <w:rStyle w:val="PageNumber"/>
      </w:rPr>
    </w:sdtEndPr>
    <w:sdtContent>
      <w:p w14:paraId="08922AFD" w14:textId="184CF1BE" w:rsidR="007C51E9" w:rsidRDefault="007C51E9" w:rsidP="00E0415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B24715">
          <w:rPr>
            <w:rStyle w:val="PageNumber"/>
            <w:noProof/>
          </w:rPr>
          <w:t>4</w:t>
        </w:r>
        <w:r>
          <w:rPr>
            <w:rStyle w:val="PageNumber"/>
          </w:rPr>
          <w:fldChar w:fldCharType="end"/>
        </w:r>
      </w:p>
    </w:sdtContent>
  </w:sdt>
  <w:p w14:paraId="2D1D413A" w14:textId="77777777" w:rsidR="007C51E9" w:rsidRDefault="007C51E9" w:rsidP="000C71CE">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6899C6" w14:textId="77777777" w:rsidR="007C51E9" w:rsidRDefault="007C51E9">
      <w:r>
        <w:separator/>
      </w:r>
    </w:p>
  </w:footnote>
  <w:footnote w:type="continuationSeparator" w:id="0">
    <w:p w14:paraId="59C5AE6A" w14:textId="77777777" w:rsidR="007C51E9" w:rsidRDefault="007C51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EB0" w14:textId="77777777" w:rsidR="007C51E9" w:rsidRDefault="007C51E9" w:rsidP="00CB5C0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A249AA" w14:textId="77777777" w:rsidR="007C51E9" w:rsidRDefault="007C51E9" w:rsidP="00593D0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624D6" w14:textId="77777777" w:rsidR="007C51E9" w:rsidRPr="00EE6C79" w:rsidRDefault="007C51E9" w:rsidP="00543B3C">
    <w:pPr>
      <w:pStyle w:val="Header"/>
      <w:ind w:right="360"/>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3C946E82"/>
    <w:lvl w:ilvl="0">
      <w:start w:val="1"/>
      <w:numFmt w:val="decimal"/>
      <w:lvlText w:val="%1."/>
      <w:lvlJc w:val="left"/>
      <w:pPr>
        <w:tabs>
          <w:tab w:val="num" w:pos="1440"/>
        </w:tabs>
        <w:ind w:left="1440" w:hanging="360"/>
      </w:pPr>
    </w:lvl>
  </w:abstractNum>
  <w:abstractNum w:abstractNumId="1" w15:restartNumberingAfterBreak="0">
    <w:nsid w:val="FFFFFF7E"/>
    <w:multiLevelType w:val="singleLevel"/>
    <w:tmpl w:val="985443E0"/>
    <w:lvl w:ilvl="0">
      <w:start w:val="1"/>
      <w:numFmt w:val="decimal"/>
      <w:lvlText w:val="%1."/>
      <w:lvlJc w:val="left"/>
      <w:pPr>
        <w:tabs>
          <w:tab w:val="num" w:pos="1080"/>
        </w:tabs>
        <w:ind w:left="1080" w:hanging="360"/>
      </w:pPr>
    </w:lvl>
  </w:abstractNum>
  <w:abstractNum w:abstractNumId="2" w15:restartNumberingAfterBreak="0">
    <w:nsid w:val="FFFFFF7F"/>
    <w:multiLevelType w:val="singleLevel"/>
    <w:tmpl w:val="70803B9E"/>
    <w:lvl w:ilvl="0">
      <w:start w:val="1"/>
      <w:numFmt w:val="decimal"/>
      <w:lvlText w:val="%1."/>
      <w:lvlJc w:val="left"/>
      <w:pPr>
        <w:tabs>
          <w:tab w:val="num" w:pos="720"/>
        </w:tabs>
        <w:ind w:left="720" w:hanging="360"/>
      </w:pPr>
    </w:lvl>
  </w:abstractNum>
  <w:abstractNum w:abstractNumId="3" w15:restartNumberingAfterBreak="0">
    <w:nsid w:val="FFFFFF80"/>
    <w:multiLevelType w:val="singleLevel"/>
    <w:tmpl w:val="A92A41D4"/>
    <w:lvl w:ilvl="0">
      <w:start w:val="1"/>
      <w:numFmt w:val="bullet"/>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6CAEDC7E"/>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5DE2309E"/>
    <w:lvl w:ilvl="0">
      <w:start w:val="1"/>
      <w:numFmt w:val="bullet"/>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AD6202E4"/>
    <w:lvl w:ilvl="0">
      <w:start w:val="1"/>
      <w:numFmt w:val="bullet"/>
      <w:lvlText w:val=""/>
      <w:lvlJc w:val="left"/>
      <w:pPr>
        <w:tabs>
          <w:tab w:val="num" w:pos="720"/>
        </w:tabs>
        <w:ind w:left="720" w:hanging="360"/>
      </w:pPr>
      <w:rPr>
        <w:rFonts w:ascii="Symbol" w:hAnsi="Symbol" w:hint="default"/>
      </w:rPr>
    </w:lvl>
  </w:abstractNum>
  <w:abstractNum w:abstractNumId="7" w15:restartNumberingAfterBreak="0">
    <w:nsid w:val="FFFFFF89"/>
    <w:multiLevelType w:val="singleLevel"/>
    <w:tmpl w:val="3DBE2538"/>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0BCB1F15"/>
    <w:multiLevelType w:val="hybridMultilevel"/>
    <w:tmpl w:val="BF5E1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027A36"/>
    <w:multiLevelType w:val="hybridMultilevel"/>
    <w:tmpl w:val="7EE80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8105D4"/>
    <w:multiLevelType w:val="hybridMultilevel"/>
    <w:tmpl w:val="7CAAE5C8"/>
    <w:lvl w:ilvl="0" w:tplc="994EBE06">
      <w:start w:val="1"/>
      <w:numFmt w:val="decimal"/>
      <w:lvlText w:val="%1"/>
      <w:lvlJc w:val="left"/>
      <w:pPr>
        <w:ind w:left="1016" w:hanging="360"/>
      </w:pPr>
      <w:rPr>
        <w:rFonts w:hint="default"/>
      </w:rPr>
    </w:lvl>
    <w:lvl w:ilvl="1" w:tplc="04090019" w:tentative="1">
      <w:start w:val="1"/>
      <w:numFmt w:val="lowerLetter"/>
      <w:lvlText w:val="%2."/>
      <w:lvlJc w:val="left"/>
      <w:pPr>
        <w:ind w:left="1736" w:hanging="360"/>
      </w:pPr>
    </w:lvl>
    <w:lvl w:ilvl="2" w:tplc="0409001B" w:tentative="1">
      <w:start w:val="1"/>
      <w:numFmt w:val="lowerRoman"/>
      <w:lvlText w:val="%3."/>
      <w:lvlJc w:val="right"/>
      <w:pPr>
        <w:ind w:left="2456" w:hanging="180"/>
      </w:pPr>
    </w:lvl>
    <w:lvl w:ilvl="3" w:tplc="0409000F" w:tentative="1">
      <w:start w:val="1"/>
      <w:numFmt w:val="decimal"/>
      <w:lvlText w:val="%4."/>
      <w:lvlJc w:val="left"/>
      <w:pPr>
        <w:ind w:left="3176" w:hanging="360"/>
      </w:pPr>
    </w:lvl>
    <w:lvl w:ilvl="4" w:tplc="04090019" w:tentative="1">
      <w:start w:val="1"/>
      <w:numFmt w:val="lowerLetter"/>
      <w:lvlText w:val="%5."/>
      <w:lvlJc w:val="left"/>
      <w:pPr>
        <w:ind w:left="3896" w:hanging="360"/>
      </w:pPr>
    </w:lvl>
    <w:lvl w:ilvl="5" w:tplc="0409001B" w:tentative="1">
      <w:start w:val="1"/>
      <w:numFmt w:val="lowerRoman"/>
      <w:lvlText w:val="%6."/>
      <w:lvlJc w:val="right"/>
      <w:pPr>
        <w:ind w:left="4616" w:hanging="180"/>
      </w:pPr>
    </w:lvl>
    <w:lvl w:ilvl="6" w:tplc="0409000F" w:tentative="1">
      <w:start w:val="1"/>
      <w:numFmt w:val="decimal"/>
      <w:lvlText w:val="%7."/>
      <w:lvlJc w:val="left"/>
      <w:pPr>
        <w:ind w:left="5336" w:hanging="360"/>
      </w:pPr>
    </w:lvl>
    <w:lvl w:ilvl="7" w:tplc="04090019" w:tentative="1">
      <w:start w:val="1"/>
      <w:numFmt w:val="lowerLetter"/>
      <w:lvlText w:val="%8."/>
      <w:lvlJc w:val="left"/>
      <w:pPr>
        <w:ind w:left="6056" w:hanging="360"/>
      </w:pPr>
    </w:lvl>
    <w:lvl w:ilvl="8" w:tplc="0409001B" w:tentative="1">
      <w:start w:val="1"/>
      <w:numFmt w:val="lowerRoman"/>
      <w:lvlText w:val="%9."/>
      <w:lvlJc w:val="right"/>
      <w:pPr>
        <w:ind w:left="6776" w:hanging="180"/>
      </w:pPr>
    </w:lvl>
  </w:abstractNum>
  <w:abstractNum w:abstractNumId="11" w15:restartNumberingAfterBreak="0">
    <w:nsid w:val="2C416231"/>
    <w:multiLevelType w:val="hybridMultilevel"/>
    <w:tmpl w:val="94CE1B8C"/>
    <w:lvl w:ilvl="0" w:tplc="2DA806B4">
      <w:start w:val="1"/>
      <w:numFmt w:val="decimal"/>
      <w:lvlText w:val="%1"/>
      <w:lvlJc w:val="left"/>
      <w:pPr>
        <w:ind w:left="1200" w:hanging="6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358C71A8"/>
    <w:multiLevelType w:val="hybridMultilevel"/>
    <w:tmpl w:val="F09AEE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82F2107"/>
    <w:multiLevelType w:val="hybridMultilevel"/>
    <w:tmpl w:val="9FFC31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9444855"/>
    <w:multiLevelType w:val="hybridMultilevel"/>
    <w:tmpl w:val="45EAB8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C35143A"/>
    <w:multiLevelType w:val="hybridMultilevel"/>
    <w:tmpl w:val="78FE30FC"/>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6" w15:restartNumberingAfterBreak="0">
    <w:nsid w:val="5E2F0D88"/>
    <w:multiLevelType w:val="hybridMultilevel"/>
    <w:tmpl w:val="7CC61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9E262F9"/>
    <w:multiLevelType w:val="hybridMultilevel"/>
    <w:tmpl w:val="7E74A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B65429A"/>
    <w:multiLevelType w:val="hybridMultilevel"/>
    <w:tmpl w:val="BBF64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3886FC4"/>
    <w:multiLevelType w:val="hybridMultilevel"/>
    <w:tmpl w:val="F954C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9"/>
  </w:num>
  <w:num w:numId="4">
    <w:abstractNumId w:val="13"/>
  </w:num>
  <w:num w:numId="5">
    <w:abstractNumId w:val="19"/>
  </w:num>
  <w:num w:numId="6">
    <w:abstractNumId w:val="17"/>
  </w:num>
  <w:num w:numId="7">
    <w:abstractNumId w:val="7"/>
  </w:num>
  <w:num w:numId="8">
    <w:abstractNumId w:val="8"/>
  </w:num>
  <w:num w:numId="9">
    <w:abstractNumId w:val="16"/>
  </w:num>
  <w:num w:numId="10">
    <w:abstractNumId w:val="18"/>
  </w:num>
  <w:num w:numId="11">
    <w:abstractNumId w:val="15"/>
  </w:num>
  <w:num w:numId="12">
    <w:abstractNumId w:val="11"/>
  </w:num>
  <w:num w:numId="13">
    <w:abstractNumId w:val="10"/>
  </w:num>
  <w:num w:numId="14">
    <w:abstractNumId w:val="0"/>
  </w:num>
  <w:num w:numId="15">
    <w:abstractNumId w:val="1"/>
  </w:num>
  <w:num w:numId="16">
    <w:abstractNumId w:val="2"/>
  </w:num>
  <w:num w:numId="17">
    <w:abstractNumId w:val="3"/>
  </w:num>
  <w:num w:numId="18">
    <w:abstractNumId w:val="4"/>
  </w:num>
  <w:num w:numId="19">
    <w:abstractNumId w:val="5"/>
  </w:num>
  <w:num w:numId="2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Zach Lessig">
    <w15:presenceInfo w15:providerId="AD" w15:userId="S-1-5-21-284843130-3751062232-1573799400-63515"/>
  </w15:person>
  <w15:person w15:author="Clay Arango">
    <w15:presenceInfo w15:providerId="AD" w15:userId="S-1-5-21-284843130-3751062232-1573799400-50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09B"/>
    <w:rsid w:val="000002F3"/>
    <w:rsid w:val="00001E26"/>
    <w:rsid w:val="000020F1"/>
    <w:rsid w:val="00002270"/>
    <w:rsid w:val="0000254A"/>
    <w:rsid w:val="00002F6D"/>
    <w:rsid w:val="000030EC"/>
    <w:rsid w:val="00003EC9"/>
    <w:rsid w:val="00006024"/>
    <w:rsid w:val="00006510"/>
    <w:rsid w:val="00006D20"/>
    <w:rsid w:val="0000713A"/>
    <w:rsid w:val="000076A7"/>
    <w:rsid w:val="00007AE2"/>
    <w:rsid w:val="00007EB9"/>
    <w:rsid w:val="000114D0"/>
    <w:rsid w:val="00011810"/>
    <w:rsid w:val="00011C15"/>
    <w:rsid w:val="00011F7B"/>
    <w:rsid w:val="0001209D"/>
    <w:rsid w:val="000131BB"/>
    <w:rsid w:val="0001341C"/>
    <w:rsid w:val="000144AF"/>
    <w:rsid w:val="0001461F"/>
    <w:rsid w:val="00014CC2"/>
    <w:rsid w:val="00014DE5"/>
    <w:rsid w:val="0001526D"/>
    <w:rsid w:val="00016DAE"/>
    <w:rsid w:val="000179A9"/>
    <w:rsid w:val="00020988"/>
    <w:rsid w:val="00020DE3"/>
    <w:rsid w:val="00022CE6"/>
    <w:rsid w:val="00023CAD"/>
    <w:rsid w:val="00023D13"/>
    <w:rsid w:val="00024571"/>
    <w:rsid w:val="000246A2"/>
    <w:rsid w:val="00024709"/>
    <w:rsid w:val="00024A33"/>
    <w:rsid w:val="0002614D"/>
    <w:rsid w:val="000263C5"/>
    <w:rsid w:val="0002684C"/>
    <w:rsid w:val="00026FD6"/>
    <w:rsid w:val="00027004"/>
    <w:rsid w:val="0002711F"/>
    <w:rsid w:val="000271B1"/>
    <w:rsid w:val="00027222"/>
    <w:rsid w:val="0002777B"/>
    <w:rsid w:val="00027A2B"/>
    <w:rsid w:val="00027FBA"/>
    <w:rsid w:val="0003014F"/>
    <w:rsid w:val="000305E8"/>
    <w:rsid w:val="00031484"/>
    <w:rsid w:val="000317B9"/>
    <w:rsid w:val="000317DC"/>
    <w:rsid w:val="00031EC8"/>
    <w:rsid w:val="000322FA"/>
    <w:rsid w:val="00032740"/>
    <w:rsid w:val="00032B95"/>
    <w:rsid w:val="00032EBB"/>
    <w:rsid w:val="000330B0"/>
    <w:rsid w:val="000333B0"/>
    <w:rsid w:val="00033497"/>
    <w:rsid w:val="00033589"/>
    <w:rsid w:val="000335BC"/>
    <w:rsid w:val="00033DD3"/>
    <w:rsid w:val="00033E74"/>
    <w:rsid w:val="000342F4"/>
    <w:rsid w:val="00034730"/>
    <w:rsid w:val="00034ED4"/>
    <w:rsid w:val="00035244"/>
    <w:rsid w:val="00035285"/>
    <w:rsid w:val="00036755"/>
    <w:rsid w:val="00037637"/>
    <w:rsid w:val="000379CE"/>
    <w:rsid w:val="00037F2B"/>
    <w:rsid w:val="000400D9"/>
    <w:rsid w:val="00040975"/>
    <w:rsid w:val="0004149C"/>
    <w:rsid w:val="00041926"/>
    <w:rsid w:val="00041D25"/>
    <w:rsid w:val="00041F13"/>
    <w:rsid w:val="00042E92"/>
    <w:rsid w:val="00043A7A"/>
    <w:rsid w:val="00044D72"/>
    <w:rsid w:val="00046CE9"/>
    <w:rsid w:val="00047175"/>
    <w:rsid w:val="0004767B"/>
    <w:rsid w:val="00047723"/>
    <w:rsid w:val="000509FF"/>
    <w:rsid w:val="00051682"/>
    <w:rsid w:val="000518ED"/>
    <w:rsid w:val="00052756"/>
    <w:rsid w:val="00052F81"/>
    <w:rsid w:val="000542C5"/>
    <w:rsid w:val="00054D48"/>
    <w:rsid w:val="0005508E"/>
    <w:rsid w:val="00055259"/>
    <w:rsid w:val="00055586"/>
    <w:rsid w:val="00055C78"/>
    <w:rsid w:val="00056269"/>
    <w:rsid w:val="000570C5"/>
    <w:rsid w:val="00057537"/>
    <w:rsid w:val="00057580"/>
    <w:rsid w:val="000577EF"/>
    <w:rsid w:val="00057883"/>
    <w:rsid w:val="00057B2A"/>
    <w:rsid w:val="00061193"/>
    <w:rsid w:val="00061EB9"/>
    <w:rsid w:val="00062478"/>
    <w:rsid w:val="00062C7D"/>
    <w:rsid w:val="00062E06"/>
    <w:rsid w:val="00063735"/>
    <w:rsid w:val="000646D5"/>
    <w:rsid w:val="00064A61"/>
    <w:rsid w:val="00064FD8"/>
    <w:rsid w:val="000655FF"/>
    <w:rsid w:val="00065DC3"/>
    <w:rsid w:val="000666F2"/>
    <w:rsid w:val="000670B6"/>
    <w:rsid w:val="0006739A"/>
    <w:rsid w:val="000675B7"/>
    <w:rsid w:val="00067A79"/>
    <w:rsid w:val="00070E33"/>
    <w:rsid w:val="00071507"/>
    <w:rsid w:val="000716C1"/>
    <w:rsid w:val="00071F2E"/>
    <w:rsid w:val="00072313"/>
    <w:rsid w:val="000725BF"/>
    <w:rsid w:val="00072DA9"/>
    <w:rsid w:val="00073532"/>
    <w:rsid w:val="000744A2"/>
    <w:rsid w:val="000749A6"/>
    <w:rsid w:val="00075F26"/>
    <w:rsid w:val="0008018F"/>
    <w:rsid w:val="00080328"/>
    <w:rsid w:val="00080384"/>
    <w:rsid w:val="00080CD6"/>
    <w:rsid w:val="00081414"/>
    <w:rsid w:val="00082D4B"/>
    <w:rsid w:val="00082DFA"/>
    <w:rsid w:val="00083228"/>
    <w:rsid w:val="00083BC0"/>
    <w:rsid w:val="00083FB5"/>
    <w:rsid w:val="000842F7"/>
    <w:rsid w:val="00084E36"/>
    <w:rsid w:val="0008545E"/>
    <w:rsid w:val="00085DA3"/>
    <w:rsid w:val="00086B48"/>
    <w:rsid w:val="00086DC5"/>
    <w:rsid w:val="0008752D"/>
    <w:rsid w:val="00090591"/>
    <w:rsid w:val="00091406"/>
    <w:rsid w:val="00091572"/>
    <w:rsid w:val="0009395D"/>
    <w:rsid w:val="00093ACB"/>
    <w:rsid w:val="00093FD5"/>
    <w:rsid w:val="00094A5C"/>
    <w:rsid w:val="000958F3"/>
    <w:rsid w:val="000959F8"/>
    <w:rsid w:val="000969EF"/>
    <w:rsid w:val="000A0642"/>
    <w:rsid w:val="000A0FE2"/>
    <w:rsid w:val="000A0FF9"/>
    <w:rsid w:val="000A17A5"/>
    <w:rsid w:val="000A17AA"/>
    <w:rsid w:val="000A19B3"/>
    <w:rsid w:val="000A271B"/>
    <w:rsid w:val="000A2A70"/>
    <w:rsid w:val="000A2FBA"/>
    <w:rsid w:val="000A4465"/>
    <w:rsid w:val="000A4E91"/>
    <w:rsid w:val="000A60E3"/>
    <w:rsid w:val="000A6921"/>
    <w:rsid w:val="000A7218"/>
    <w:rsid w:val="000A7938"/>
    <w:rsid w:val="000B1163"/>
    <w:rsid w:val="000B1942"/>
    <w:rsid w:val="000B22E9"/>
    <w:rsid w:val="000B2C4F"/>
    <w:rsid w:val="000B2EA8"/>
    <w:rsid w:val="000B3FD5"/>
    <w:rsid w:val="000B46A6"/>
    <w:rsid w:val="000B6248"/>
    <w:rsid w:val="000B6D32"/>
    <w:rsid w:val="000B6F52"/>
    <w:rsid w:val="000B70D7"/>
    <w:rsid w:val="000B7BC4"/>
    <w:rsid w:val="000B7CE3"/>
    <w:rsid w:val="000C0693"/>
    <w:rsid w:val="000C0DC4"/>
    <w:rsid w:val="000C10EA"/>
    <w:rsid w:val="000C1C27"/>
    <w:rsid w:val="000C1C63"/>
    <w:rsid w:val="000C219F"/>
    <w:rsid w:val="000C30A4"/>
    <w:rsid w:val="000C4407"/>
    <w:rsid w:val="000C47F3"/>
    <w:rsid w:val="000C5281"/>
    <w:rsid w:val="000C60C0"/>
    <w:rsid w:val="000C6121"/>
    <w:rsid w:val="000C6BCA"/>
    <w:rsid w:val="000C70D5"/>
    <w:rsid w:val="000C710F"/>
    <w:rsid w:val="000C71CE"/>
    <w:rsid w:val="000C724C"/>
    <w:rsid w:val="000C75F3"/>
    <w:rsid w:val="000C7C31"/>
    <w:rsid w:val="000C7CAD"/>
    <w:rsid w:val="000C7DEB"/>
    <w:rsid w:val="000D06A3"/>
    <w:rsid w:val="000D0AAF"/>
    <w:rsid w:val="000D0CED"/>
    <w:rsid w:val="000D0D51"/>
    <w:rsid w:val="000D1464"/>
    <w:rsid w:val="000D1A40"/>
    <w:rsid w:val="000D1FE3"/>
    <w:rsid w:val="000D2F7F"/>
    <w:rsid w:val="000D3AF1"/>
    <w:rsid w:val="000D4161"/>
    <w:rsid w:val="000D4398"/>
    <w:rsid w:val="000D4454"/>
    <w:rsid w:val="000D46EC"/>
    <w:rsid w:val="000D4810"/>
    <w:rsid w:val="000D5305"/>
    <w:rsid w:val="000D7DF3"/>
    <w:rsid w:val="000E0247"/>
    <w:rsid w:val="000E026D"/>
    <w:rsid w:val="000E043B"/>
    <w:rsid w:val="000E17AC"/>
    <w:rsid w:val="000E2222"/>
    <w:rsid w:val="000E2ABC"/>
    <w:rsid w:val="000E2FC2"/>
    <w:rsid w:val="000E32EF"/>
    <w:rsid w:val="000E398B"/>
    <w:rsid w:val="000E3A72"/>
    <w:rsid w:val="000E3CE3"/>
    <w:rsid w:val="000E3E1B"/>
    <w:rsid w:val="000E4050"/>
    <w:rsid w:val="000E40E0"/>
    <w:rsid w:val="000E61F3"/>
    <w:rsid w:val="000E63CE"/>
    <w:rsid w:val="000E676D"/>
    <w:rsid w:val="000E69F5"/>
    <w:rsid w:val="000E6E21"/>
    <w:rsid w:val="000E76D3"/>
    <w:rsid w:val="000F00D7"/>
    <w:rsid w:val="000F02E7"/>
    <w:rsid w:val="000F06F7"/>
    <w:rsid w:val="000F0EC2"/>
    <w:rsid w:val="000F1D43"/>
    <w:rsid w:val="000F3426"/>
    <w:rsid w:val="000F3440"/>
    <w:rsid w:val="000F3DF0"/>
    <w:rsid w:val="000F4886"/>
    <w:rsid w:val="000F4FD5"/>
    <w:rsid w:val="000F5109"/>
    <w:rsid w:val="000F5203"/>
    <w:rsid w:val="000F5345"/>
    <w:rsid w:val="000F5754"/>
    <w:rsid w:val="000F57E1"/>
    <w:rsid w:val="000F6196"/>
    <w:rsid w:val="000F6545"/>
    <w:rsid w:val="000F6620"/>
    <w:rsid w:val="000F7A52"/>
    <w:rsid w:val="000F7A65"/>
    <w:rsid w:val="000F7D47"/>
    <w:rsid w:val="00101023"/>
    <w:rsid w:val="00101348"/>
    <w:rsid w:val="00101C73"/>
    <w:rsid w:val="00102BB0"/>
    <w:rsid w:val="0010323D"/>
    <w:rsid w:val="00104037"/>
    <w:rsid w:val="00105916"/>
    <w:rsid w:val="0010633B"/>
    <w:rsid w:val="00106486"/>
    <w:rsid w:val="00106A9A"/>
    <w:rsid w:val="00107D0D"/>
    <w:rsid w:val="00110224"/>
    <w:rsid w:val="00110963"/>
    <w:rsid w:val="00111EFB"/>
    <w:rsid w:val="00113D0B"/>
    <w:rsid w:val="001140AD"/>
    <w:rsid w:val="00114D46"/>
    <w:rsid w:val="001152CA"/>
    <w:rsid w:val="00116487"/>
    <w:rsid w:val="00116B6D"/>
    <w:rsid w:val="00117155"/>
    <w:rsid w:val="00117E78"/>
    <w:rsid w:val="00117E7E"/>
    <w:rsid w:val="00120381"/>
    <w:rsid w:val="00121993"/>
    <w:rsid w:val="00121A46"/>
    <w:rsid w:val="0012229B"/>
    <w:rsid w:val="00122D1E"/>
    <w:rsid w:val="001232F4"/>
    <w:rsid w:val="00123A2F"/>
    <w:rsid w:val="00123F3A"/>
    <w:rsid w:val="00124581"/>
    <w:rsid w:val="00125681"/>
    <w:rsid w:val="00125CD3"/>
    <w:rsid w:val="00125D02"/>
    <w:rsid w:val="001262A3"/>
    <w:rsid w:val="00126415"/>
    <w:rsid w:val="00126D32"/>
    <w:rsid w:val="00126FDF"/>
    <w:rsid w:val="001277CF"/>
    <w:rsid w:val="00131560"/>
    <w:rsid w:val="00132C19"/>
    <w:rsid w:val="001337AC"/>
    <w:rsid w:val="00133859"/>
    <w:rsid w:val="0013498B"/>
    <w:rsid w:val="00135208"/>
    <w:rsid w:val="001357CB"/>
    <w:rsid w:val="00135813"/>
    <w:rsid w:val="00135EEF"/>
    <w:rsid w:val="00136691"/>
    <w:rsid w:val="00137E2C"/>
    <w:rsid w:val="00140DC2"/>
    <w:rsid w:val="001417E2"/>
    <w:rsid w:val="001440F8"/>
    <w:rsid w:val="00144164"/>
    <w:rsid w:val="00145367"/>
    <w:rsid w:val="0014639E"/>
    <w:rsid w:val="00146BE4"/>
    <w:rsid w:val="00147465"/>
    <w:rsid w:val="00147807"/>
    <w:rsid w:val="001500E1"/>
    <w:rsid w:val="0015048C"/>
    <w:rsid w:val="00150519"/>
    <w:rsid w:val="00152269"/>
    <w:rsid w:val="00152B44"/>
    <w:rsid w:val="0015324B"/>
    <w:rsid w:val="0015351C"/>
    <w:rsid w:val="00153E7B"/>
    <w:rsid w:val="0015580D"/>
    <w:rsid w:val="00155EB3"/>
    <w:rsid w:val="001560BA"/>
    <w:rsid w:val="001562DC"/>
    <w:rsid w:val="001574C3"/>
    <w:rsid w:val="00160D72"/>
    <w:rsid w:val="00161D2F"/>
    <w:rsid w:val="00161EEB"/>
    <w:rsid w:val="00161F90"/>
    <w:rsid w:val="00161FB0"/>
    <w:rsid w:val="00162488"/>
    <w:rsid w:val="0016304B"/>
    <w:rsid w:val="00163230"/>
    <w:rsid w:val="001634E4"/>
    <w:rsid w:val="00163A8A"/>
    <w:rsid w:val="00164B6C"/>
    <w:rsid w:val="00164D38"/>
    <w:rsid w:val="00165015"/>
    <w:rsid w:val="00165F29"/>
    <w:rsid w:val="00165FA5"/>
    <w:rsid w:val="001671D3"/>
    <w:rsid w:val="00167412"/>
    <w:rsid w:val="00170B83"/>
    <w:rsid w:val="00170F4A"/>
    <w:rsid w:val="00171278"/>
    <w:rsid w:val="001712EF"/>
    <w:rsid w:val="0017188A"/>
    <w:rsid w:val="00171955"/>
    <w:rsid w:val="00171C8E"/>
    <w:rsid w:val="00172153"/>
    <w:rsid w:val="00174141"/>
    <w:rsid w:val="0017414E"/>
    <w:rsid w:val="00174758"/>
    <w:rsid w:val="00174D53"/>
    <w:rsid w:val="001754FA"/>
    <w:rsid w:val="001755C6"/>
    <w:rsid w:val="00175A4F"/>
    <w:rsid w:val="00176994"/>
    <w:rsid w:val="00177B17"/>
    <w:rsid w:val="0018015A"/>
    <w:rsid w:val="00180344"/>
    <w:rsid w:val="00180799"/>
    <w:rsid w:val="00180E70"/>
    <w:rsid w:val="00180FEF"/>
    <w:rsid w:val="0018217A"/>
    <w:rsid w:val="00182553"/>
    <w:rsid w:val="0018283E"/>
    <w:rsid w:val="00182D0F"/>
    <w:rsid w:val="00182E62"/>
    <w:rsid w:val="0018330E"/>
    <w:rsid w:val="00184C2D"/>
    <w:rsid w:val="001850AA"/>
    <w:rsid w:val="00185A92"/>
    <w:rsid w:val="00186BD7"/>
    <w:rsid w:val="00187BA4"/>
    <w:rsid w:val="00190035"/>
    <w:rsid w:val="0019042D"/>
    <w:rsid w:val="00190ECF"/>
    <w:rsid w:val="001915BF"/>
    <w:rsid w:val="00191736"/>
    <w:rsid w:val="001918FC"/>
    <w:rsid w:val="0019332F"/>
    <w:rsid w:val="001939DE"/>
    <w:rsid w:val="00193AAB"/>
    <w:rsid w:val="001940E9"/>
    <w:rsid w:val="00194276"/>
    <w:rsid w:val="0019427F"/>
    <w:rsid w:val="00194D65"/>
    <w:rsid w:val="001951E1"/>
    <w:rsid w:val="0019578F"/>
    <w:rsid w:val="001957A8"/>
    <w:rsid w:val="00195F22"/>
    <w:rsid w:val="001964C2"/>
    <w:rsid w:val="001966B0"/>
    <w:rsid w:val="00196CBD"/>
    <w:rsid w:val="00197689"/>
    <w:rsid w:val="001A021F"/>
    <w:rsid w:val="001A07D1"/>
    <w:rsid w:val="001A1F37"/>
    <w:rsid w:val="001A21A6"/>
    <w:rsid w:val="001A25ED"/>
    <w:rsid w:val="001A3055"/>
    <w:rsid w:val="001A313A"/>
    <w:rsid w:val="001A329B"/>
    <w:rsid w:val="001A3C3B"/>
    <w:rsid w:val="001A3CE1"/>
    <w:rsid w:val="001A3FFE"/>
    <w:rsid w:val="001A4177"/>
    <w:rsid w:val="001A4446"/>
    <w:rsid w:val="001A4CFC"/>
    <w:rsid w:val="001A51F6"/>
    <w:rsid w:val="001A5FED"/>
    <w:rsid w:val="001A602C"/>
    <w:rsid w:val="001A65C7"/>
    <w:rsid w:val="001A7220"/>
    <w:rsid w:val="001A757E"/>
    <w:rsid w:val="001A7F52"/>
    <w:rsid w:val="001B1C87"/>
    <w:rsid w:val="001B2531"/>
    <w:rsid w:val="001B259F"/>
    <w:rsid w:val="001B29D5"/>
    <w:rsid w:val="001B337F"/>
    <w:rsid w:val="001B35AF"/>
    <w:rsid w:val="001B3BDF"/>
    <w:rsid w:val="001B4020"/>
    <w:rsid w:val="001B4F87"/>
    <w:rsid w:val="001B5436"/>
    <w:rsid w:val="001B67CF"/>
    <w:rsid w:val="001B6988"/>
    <w:rsid w:val="001B6D8F"/>
    <w:rsid w:val="001B795D"/>
    <w:rsid w:val="001C004D"/>
    <w:rsid w:val="001C025B"/>
    <w:rsid w:val="001C1527"/>
    <w:rsid w:val="001C1750"/>
    <w:rsid w:val="001C192E"/>
    <w:rsid w:val="001C1D8D"/>
    <w:rsid w:val="001C28D4"/>
    <w:rsid w:val="001C2DA3"/>
    <w:rsid w:val="001C31B6"/>
    <w:rsid w:val="001C31C2"/>
    <w:rsid w:val="001C58A9"/>
    <w:rsid w:val="001C5D40"/>
    <w:rsid w:val="001C5FA2"/>
    <w:rsid w:val="001C5FEB"/>
    <w:rsid w:val="001C6239"/>
    <w:rsid w:val="001C628F"/>
    <w:rsid w:val="001C63E4"/>
    <w:rsid w:val="001C66FC"/>
    <w:rsid w:val="001C6999"/>
    <w:rsid w:val="001C7648"/>
    <w:rsid w:val="001D06B4"/>
    <w:rsid w:val="001D0C5B"/>
    <w:rsid w:val="001D0EB1"/>
    <w:rsid w:val="001D1AE7"/>
    <w:rsid w:val="001D2093"/>
    <w:rsid w:val="001D2F1F"/>
    <w:rsid w:val="001D35E8"/>
    <w:rsid w:val="001D389E"/>
    <w:rsid w:val="001D429D"/>
    <w:rsid w:val="001D48F1"/>
    <w:rsid w:val="001D540D"/>
    <w:rsid w:val="001D5531"/>
    <w:rsid w:val="001D5580"/>
    <w:rsid w:val="001D57DF"/>
    <w:rsid w:val="001D6D64"/>
    <w:rsid w:val="001E0118"/>
    <w:rsid w:val="001E0374"/>
    <w:rsid w:val="001E0D97"/>
    <w:rsid w:val="001E130C"/>
    <w:rsid w:val="001E176E"/>
    <w:rsid w:val="001E1A79"/>
    <w:rsid w:val="001E1E4A"/>
    <w:rsid w:val="001E29CC"/>
    <w:rsid w:val="001E444B"/>
    <w:rsid w:val="001E468E"/>
    <w:rsid w:val="001E4AA7"/>
    <w:rsid w:val="001E5219"/>
    <w:rsid w:val="001E555C"/>
    <w:rsid w:val="001E57E6"/>
    <w:rsid w:val="001E5CBB"/>
    <w:rsid w:val="001E6E94"/>
    <w:rsid w:val="001E771C"/>
    <w:rsid w:val="001E7DAA"/>
    <w:rsid w:val="001F16F1"/>
    <w:rsid w:val="001F1921"/>
    <w:rsid w:val="001F1CEA"/>
    <w:rsid w:val="001F364B"/>
    <w:rsid w:val="001F37E6"/>
    <w:rsid w:val="001F3966"/>
    <w:rsid w:val="001F47BC"/>
    <w:rsid w:val="001F4A37"/>
    <w:rsid w:val="001F52A0"/>
    <w:rsid w:val="001F6032"/>
    <w:rsid w:val="001F66CF"/>
    <w:rsid w:val="001F6A2B"/>
    <w:rsid w:val="00200520"/>
    <w:rsid w:val="00200E09"/>
    <w:rsid w:val="00201BB1"/>
    <w:rsid w:val="00201F14"/>
    <w:rsid w:val="00202100"/>
    <w:rsid w:val="002032ED"/>
    <w:rsid w:val="00203803"/>
    <w:rsid w:val="002041DB"/>
    <w:rsid w:val="00204464"/>
    <w:rsid w:val="00204A08"/>
    <w:rsid w:val="0020602E"/>
    <w:rsid w:val="00206FF1"/>
    <w:rsid w:val="002075C4"/>
    <w:rsid w:val="002077AA"/>
    <w:rsid w:val="002109FE"/>
    <w:rsid w:val="00210D1A"/>
    <w:rsid w:val="0021163C"/>
    <w:rsid w:val="00212193"/>
    <w:rsid w:val="002121F2"/>
    <w:rsid w:val="00212448"/>
    <w:rsid w:val="0021247A"/>
    <w:rsid w:val="00213B91"/>
    <w:rsid w:val="002143B7"/>
    <w:rsid w:val="00214842"/>
    <w:rsid w:val="00215336"/>
    <w:rsid w:val="002159DC"/>
    <w:rsid w:val="00215DAA"/>
    <w:rsid w:val="00215E25"/>
    <w:rsid w:val="00215F08"/>
    <w:rsid w:val="00216224"/>
    <w:rsid w:val="002166C8"/>
    <w:rsid w:val="00221280"/>
    <w:rsid w:val="0022177E"/>
    <w:rsid w:val="00221CDC"/>
    <w:rsid w:val="00222A92"/>
    <w:rsid w:val="0022354E"/>
    <w:rsid w:val="00223AB3"/>
    <w:rsid w:val="00223B78"/>
    <w:rsid w:val="00223FC7"/>
    <w:rsid w:val="00224BD8"/>
    <w:rsid w:val="00224DE8"/>
    <w:rsid w:val="002254A2"/>
    <w:rsid w:val="002256B4"/>
    <w:rsid w:val="00226729"/>
    <w:rsid w:val="002272BA"/>
    <w:rsid w:val="00227515"/>
    <w:rsid w:val="0022760C"/>
    <w:rsid w:val="0023026C"/>
    <w:rsid w:val="002303B0"/>
    <w:rsid w:val="00231A3B"/>
    <w:rsid w:val="00231FA1"/>
    <w:rsid w:val="002321FE"/>
    <w:rsid w:val="002332CA"/>
    <w:rsid w:val="00233A86"/>
    <w:rsid w:val="0023455F"/>
    <w:rsid w:val="0023489D"/>
    <w:rsid w:val="002355B8"/>
    <w:rsid w:val="0023574E"/>
    <w:rsid w:val="00235A2B"/>
    <w:rsid w:val="00236DD1"/>
    <w:rsid w:val="00237E8A"/>
    <w:rsid w:val="00240BDC"/>
    <w:rsid w:val="00240CBF"/>
    <w:rsid w:val="00241593"/>
    <w:rsid w:val="00242DBF"/>
    <w:rsid w:val="0024316A"/>
    <w:rsid w:val="00243917"/>
    <w:rsid w:val="0024456F"/>
    <w:rsid w:val="002449CB"/>
    <w:rsid w:val="00245C4B"/>
    <w:rsid w:val="00245CF8"/>
    <w:rsid w:val="00246F3A"/>
    <w:rsid w:val="00250794"/>
    <w:rsid w:val="002507F9"/>
    <w:rsid w:val="00250BF0"/>
    <w:rsid w:val="00251C82"/>
    <w:rsid w:val="0025251C"/>
    <w:rsid w:val="002526AA"/>
    <w:rsid w:val="00253229"/>
    <w:rsid w:val="00253CCB"/>
    <w:rsid w:val="002545A0"/>
    <w:rsid w:val="00254889"/>
    <w:rsid w:val="002554AB"/>
    <w:rsid w:val="00255BF5"/>
    <w:rsid w:val="00255F9C"/>
    <w:rsid w:val="00260779"/>
    <w:rsid w:val="00260795"/>
    <w:rsid w:val="00261A28"/>
    <w:rsid w:val="00261ABF"/>
    <w:rsid w:val="00261C3E"/>
    <w:rsid w:val="00261E64"/>
    <w:rsid w:val="00262BFA"/>
    <w:rsid w:val="0026350F"/>
    <w:rsid w:val="00263BB3"/>
    <w:rsid w:val="00264C60"/>
    <w:rsid w:val="002652C6"/>
    <w:rsid w:val="002669EF"/>
    <w:rsid w:val="00266C27"/>
    <w:rsid w:val="00267306"/>
    <w:rsid w:val="002675C7"/>
    <w:rsid w:val="002707C5"/>
    <w:rsid w:val="00270B26"/>
    <w:rsid w:val="00270BF1"/>
    <w:rsid w:val="00270C52"/>
    <w:rsid w:val="0027107F"/>
    <w:rsid w:val="00271105"/>
    <w:rsid w:val="002711CF"/>
    <w:rsid w:val="002718A5"/>
    <w:rsid w:val="00271C31"/>
    <w:rsid w:val="00271D00"/>
    <w:rsid w:val="002735E4"/>
    <w:rsid w:val="00273D39"/>
    <w:rsid w:val="00273D59"/>
    <w:rsid w:val="00274348"/>
    <w:rsid w:val="002745C2"/>
    <w:rsid w:val="0027575B"/>
    <w:rsid w:val="0027586B"/>
    <w:rsid w:val="002759AE"/>
    <w:rsid w:val="00275CB7"/>
    <w:rsid w:val="00276715"/>
    <w:rsid w:val="00276A45"/>
    <w:rsid w:val="00277F6C"/>
    <w:rsid w:val="002800A0"/>
    <w:rsid w:val="00280184"/>
    <w:rsid w:val="00281E4B"/>
    <w:rsid w:val="002829AC"/>
    <w:rsid w:val="002834D3"/>
    <w:rsid w:val="00283557"/>
    <w:rsid w:val="00283CDF"/>
    <w:rsid w:val="0028423C"/>
    <w:rsid w:val="00284523"/>
    <w:rsid w:val="002847E7"/>
    <w:rsid w:val="00284BD7"/>
    <w:rsid w:val="00285B7F"/>
    <w:rsid w:val="0028611B"/>
    <w:rsid w:val="00286E4D"/>
    <w:rsid w:val="0029021B"/>
    <w:rsid w:val="0029082E"/>
    <w:rsid w:val="00290A14"/>
    <w:rsid w:val="00291013"/>
    <w:rsid w:val="002910AB"/>
    <w:rsid w:val="0029112D"/>
    <w:rsid w:val="0029147F"/>
    <w:rsid w:val="00291A6D"/>
    <w:rsid w:val="00291A6F"/>
    <w:rsid w:val="00291F1A"/>
    <w:rsid w:val="00292282"/>
    <w:rsid w:val="00292689"/>
    <w:rsid w:val="00292C81"/>
    <w:rsid w:val="0029394F"/>
    <w:rsid w:val="00293982"/>
    <w:rsid w:val="00293AC0"/>
    <w:rsid w:val="00294C13"/>
    <w:rsid w:val="00294E47"/>
    <w:rsid w:val="00295129"/>
    <w:rsid w:val="002953A8"/>
    <w:rsid w:val="002957E8"/>
    <w:rsid w:val="00295854"/>
    <w:rsid w:val="002959E4"/>
    <w:rsid w:val="00295DB3"/>
    <w:rsid w:val="00296430"/>
    <w:rsid w:val="00296D72"/>
    <w:rsid w:val="002A0814"/>
    <w:rsid w:val="002A2519"/>
    <w:rsid w:val="002A2A77"/>
    <w:rsid w:val="002A2ABD"/>
    <w:rsid w:val="002A30AE"/>
    <w:rsid w:val="002A32DD"/>
    <w:rsid w:val="002A33CF"/>
    <w:rsid w:val="002A3A0B"/>
    <w:rsid w:val="002A3A4B"/>
    <w:rsid w:val="002A4474"/>
    <w:rsid w:val="002A4824"/>
    <w:rsid w:val="002A4C97"/>
    <w:rsid w:val="002A722C"/>
    <w:rsid w:val="002B0009"/>
    <w:rsid w:val="002B013A"/>
    <w:rsid w:val="002B05F9"/>
    <w:rsid w:val="002B1B1D"/>
    <w:rsid w:val="002B1DB1"/>
    <w:rsid w:val="002B1E96"/>
    <w:rsid w:val="002B2CC9"/>
    <w:rsid w:val="002B2D7E"/>
    <w:rsid w:val="002B342D"/>
    <w:rsid w:val="002B3F62"/>
    <w:rsid w:val="002B3FD2"/>
    <w:rsid w:val="002B422F"/>
    <w:rsid w:val="002B47CC"/>
    <w:rsid w:val="002C0B75"/>
    <w:rsid w:val="002C0BEF"/>
    <w:rsid w:val="002C0D2D"/>
    <w:rsid w:val="002C17D4"/>
    <w:rsid w:val="002C21A5"/>
    <w:rsid w:val="002C2A03"/>
    <w:rsid w:val="002C2F39"/>
    <w:rsid w:val="002C353C"/>
    <w:rsid w:val="002C45C4"/>
    <w:rsid w:val="002C4BE8"/>
    <w:rsid w:val="002C4CB2"/>
    <w:rsid w:val="002C4D14"/>
    <w:rsid w:val="002C61CC"/>
    <w:rsid w:val="002C7E71"/>
    <w:rsid w:val="002C7FAC"/>
    <w:rsid w:val="002D0337"/>
    <w:rsid w:val="002D0DCC"/>
    <w:rsid w:val="002D0E24"/>
    <w:rsid w:val="002D0E76"/>
    <w:rsid w:val="002D176C"/>
    <w:rsid w:val="002D1A97"/>
    <w:rsid w:val="002D2186"/>
    <w:rsid w:val="002D262F"/>
    <w:rsid w:val="002D3024"/>
    <w:rsid w:val="002D3CD6"/>
    <w:rsid w:val="002D3CD9"/>
    <w:rsid w:val="002D45C3"/>
    <w:rsid w:val="002D59AC"/>
    <w:rsid w:val="002D67A2"/>
    <w:rsid w:val="002D6F45"/>
    <w:rsid w:val="002D6FA7"/>
    <w:rsid w:val="002D6FFE"/>
    <w:rsid w:val="002D7405"/>
    <w:rsid w:val="002D79BC"/>
    <w:rsid w:val="002D7E07"/>
    <w:rsid w:val="002E02AE"/>
    <w:rsid w:val="002E0328"/>
    <w:rsid w:val="002E07AE"/>
    <w:rsid w:val="002E0C3A"/>
    <w:rsid w:val="002E13CD"/>
    <w:rsid w:val="002E14B6"/>
    <w:rsid w:val="002E22A2"/>
    <w:rsid w:val="002E2E10"/>
    <w:rsid w:val="002E3224"/>
    <w:rsid w:val="002E32C1"/>
    <w:rsid w:val="002E3839"/>
    <w:rsid w:val="002E3F43"/>
    <w:rsid w:val="002E4071"/>
    <w:rsid w:val="002E4B2F"/>
    <w:rsid w:val="002E53AF"/>
    <w:rsid w:val="002E58F6"/>
    <w:rsid w:val="002E5FED"/>
    <w:rsid w:val="002E612A"/>
    <w:rsid w:val="002E6450"/>
    <w:rsid w:val="002E646A"/>
    <w:rsid w:val="002E6892"/>
    <w:rsid w:val="002E6AF0"/>
    <w:rsid w:val="002E7924"/>
    <w:rsid w:val="002F0CA4"/>
    <w:rsid w:val="002F19BC"/>
    <w:rsid w:val="002F1C9B"/>
    <w:rsid w:val="002F26A3"/>
    <w:rsid w:val="002F2961"/>
    <w:rsid w:val="002F2A14"/>
    <w:rsid w:val="002F4DBF"/>
    <w:rsid w:val="002F5A83"/>
    <w:rsid w:val="002F678A"/>
    <w:rsid w:val="002F6BC2"/>
    <w:rsid w:val="002F72EE"/>
    <w:rsid w:val="00301562"/>
    <w:rsid w:val="003016A8"/>
    <w:rsid w:val="0030179A"/>
    <w:rsid w:val="00302084"/>
    <w:rsid w:val="00302B34"/>
    <w:rsid w:val="00302BB9"/>
    <w:rsid w:val="00302FDB"/>
    <w:rsid w:val="003056B0"/>
    <w:rsid w:val="00305EB8"/>
    <w:rsid w:val="0030673F"/>
    <w:rsid w:val="00306B32"/>
    <w:rsid w:val="003077DC"/>
    <w:rsid w:val="003077E3"/>
    <w:rsid w:val="0031101A"/>
    <w:rsid w:val="003115C4"/>
    <w:rsid w:val="00312543"/>
    <w:rsid w:val="003127B4"/>
    <w:rsid w:val="00312EB2"/>
    <w:rsid w:val="003145D8"/>
    <w:rsid w:val="003148F6"/>
    <w:rsid w:val="003148F8"/>
    <w:rsid w:val="00314976"/>
    <w:rsid w:val="00315087"/>
    <w:rsid w:val="00315550"/>
    <w:rsid w:val="003173C3"/>
    <w:rsid w:val="00317ABC"/>
    <w:rsid w:val="00317FC5"/>
    <w:rsid w:val="00320D50"/>
    <w:rsid w:val="00321297"/>
    <w:rsid w:val="00321328"/>
    <w:rsid w:val="00321B9E"/>
    <w:rsid w:val="00321C40"/>
    <w:rsid w:val="00322CBA"/>
    <w:rsid w:val="00323259"/>
    <w:rsid w:val="00323F07"/>
    <w:rsid w:val="0032409E"/>
    <w:rsid w:val="003255A0"/>
    <w:rsid w:val="003258E5"/>
    <w:rsid w:val="003302DA"/>
    <w:rsid w:val="00330EBE"/>
    <w:rsid w:val="00331BD1"/>
    <w:rsid w:val="00333429"/>
    <w:rsid w:val="00333C77"/>
    <w:rsid w:val="00333F36"/>
    <w:rsid w:val="00335476"/>
    <w:rsid w:val="00336379"/>
    <w:rsid w:val="00336A84"/>
    <w:rsid w:val="003370A6"/>
    <w:rsid w:val="0033727A"/>
    <w:rsid w:val="003375A9"/>
    <w:rsid w:val="00337982"/>
    <w:rsid w:val="00341200"/>
    <w:rsid w:val="003416D8"/>
    <w:rsid w:val="003419CA"/>
    <w:rsid w:val="0034460A"/>
    <w:rsid w:val="00344654"/>
    <w:rsid w:val="00345162"/>
    <w:rsid w:val="00345AF5"/>
    <w:rsid w:val="0034647F"/>
    <w:rsid w:val="0034651B"/>
    <w:rsid w:val="00346F64"/>
    <w:rsid w:val="00346FCD"/>
    <w:rsid w:val="00347204"/>
    <w:rsid w:val="00347307"/>
    <w:rsid w:val="003476BD"/>
    <w:rsid w:val="00347E70"/>
    <w:rsid w:val="00350AE3"/>
    <w:rsid w:val="00350BED"/>
    <w:rsid w:val="0035112D"/>
    <w:rsid w:val="00351243"/>
    <w:rsid w:val="00351C22"/>
    <w:rsid w:val="003526C8"/>
    <w:rsid w:val="003529B7"/>
    <w:rsid w:val="00352DA0"/>
    <w:rsid w:val="0035323A"/>
    <w:rsid w:val="003532EF"/>
    <w:rsid w:val="00353DC6"/>
    <w:rsid w:val="003545CD"/>
    <w:rsid w:val="003546CE"/>
    <w:rsid w:val="00354C6C"/>
    <w:rsid w:val="00356061"/>
    <w:rsid w:val="00356078"/>
    <w:rsid w:val="00356260"/>
    <w:rsid w:val="0035639F"/>
    <w:rsid w:val="00356B40"/>
    <w:rsid w:val="00357985"/>
    <w:rsid w:val="003603C7"/>
    <w:rsid w:val="003609B2"/>
    <w:rsid w:val="00360E36"/>
    <w:rsid w:val="003611F0"/>
    <w:rsid w:val="00361255"/>
    <w:rsid w:val="00362013"/>
    <w:rsid w:val="003631B0"/>
    <w:rsid w:val="003640DE"/>
    <w:rsid w:val="0036596F"/>
    <w:rsid w:val="003665FA"/>
    <w:rsid w:val="0036672E"/>
    <w:rsid w:val="00367598"/>
    <w:rsid w:val="00367847"/>
    <w:rsid w:val="00370E0B"/>
    <w:rsid w:val="00371119"/>
    <w:rsid w:val="0037115A"/>
    <w:rsid w:val="003713FD"/>
    <w:rsid w:val="00371566"/>
    <w:rsid w:val="003722EA"/>
    <w:rsid w:val="003726F7"/>
    <w:rsid w:val="00372841"/>
    <w:rsid w:val="00372E0B"/>
    <w:rsid w:val="00372EB0"/>
    <w:rsid w:val="0037372E"/>
    <w:rsid w:val="00373835"/>
    <w:rsid w:val="00373948"/>
    <w:rsid w:val="00375514"/>
    <w:rsid w:val="0037686F"/>
    <w:rsid w:val="00376B98"/>
    <w:rsid w:val="00376BDA"/>
    <w:rsid w:val="00376E79"/>
    <w:rsid w:val="00377B33"/>
    <w:rsid w:val="003801E4"/>
    <w:rsid w:val="003809F1"/>
    <w:rsid w:val="0038160F"/>
    <w:rsid w:val="00381709"/>
    <w:rsid w:val="003817B8"/>
    <w:rsid w:val="0038195D"/>
    <w:rsid w:val="00381AEE"/>
    <w:rsid w:val="00381F22"/>
    <w:rsid w:val="00381FDD"/>
    <w:rsid w:val="0038251A"/>
    <w:rsid w:val="0038255A"/>
    <w:rsid w:val="00382662"/>
    <w:rsid w:val="00382887"/>
    <w:rsid w:val="00382BDB"/>
    <w:rsid w:val="00382BF5"/>
    <w:rsid w:val="00384FEC"/>
    <w:rsid w:val="00385749"/>
    <w:rsid w:val="00385A58"/>
    <w:rsid w:val="003861E6"/>
    <w:rsid w:val="003865FA"/>
    <w:rsid w:val="00386A17"/>
    <w:rsid w:val="00386B4A"/>
    <w:rsid w:val="0038744F"/>
    <w:rsid w:val="0038773F"/>
    <w:rsid w:val="00387C12"/>
    <w:rsid w:val="00387E1D"/>
    <w:rsid w:val="00390736"/>
    <w:rsid w:val="00390860"/>
    <w:rsid w:val="00390E0D"/>
    <w:rsid w:val="00391E71"/>
    <w:rsid w:val="0039287A"/>
    <w:rsid w:val="0039289D"/>
    <w:rsid w:val="0039315A"/>
    <w:rsid w:val="003932D4"/>
    <w:rsid w:val="00393384"/>
    <w:rsid w:val="00393608"/>
    <w:rsid w:val="00393921"/>
    <w:rsid w:val="00393BD3"/>
    <w:rsid w:val="00394306"/>
    <w:rsid w:val="00396456"/>
    <w:rsid w:val="00396B32"/>
    <w:rsid w:val="00397DD9"/>
    <w:rsid w:val="003A1348"/>
    <w:rsid w:val="003A1CD7"/>
    <w:rsid w:val="003A1DFF"/>
    <w:rsid w:val="003A29E9"/>
    <w:rsid w:val="003A452D"/>
    <w:rsid w:val="003A46AE"/>
    <w:rsid w:val="003A5307"/>
    <w:rsid w:val="003A5316"/>
    <w:rsid w:val="003A5E5D"/>
    <w:rsid w:val="003A62A9"/>
    <w:rsid w:val="003A62BA"/>
    <w:rsid w:val="003A663C"/>
    <w:rsid w:val="003A6982"/>
    <w:rsid w:val="003A70E5"/>
    <w:rsid w:val="003A7587"/>
    <w:rsid w:val="003A7F76"/>
    <w:rsid w:val="003B0717"/>
    <w:rsid w:val="003B0BB7"/>
    <w:rsid w:val="003B0EA1"/>
    <w:rsid w:val="003B12FB"/>
    <w:rsid w:val="003B13AB"/>
    <w:rsid w:val="003B3D94"/>
    <w:rsid w:val="003B4069"/>
    <w:rsid w:val="003B4E7B"/>
    <w:rsid w:val="003B6062"/>
    <w:rsid w:val="003B77C5"/>
    <w:rsid w:val="003B7CC6"/>
    <w:rsid w:val="003C03C5"/>
    <w:rsid w:val="003C049C"/>
    <w:rsid w:val="003C096F"/>
    <w:rsid w:val="003C1041"/>
    <w:rsid w:val="003C168E"/>
    <w:rsid w:val="003C1907"/>
    <w:rsid w:val="003C31EC"/>
    <w:rsid w:val="003C40D6"/>
    <w:rsid w:val="003C4E2C"/>
    <w:rsid w:val="003C4EBA"/>
    <w:rsid w:val="003C4EE7"/>
    <w:rsid w:val="003C54EA"/>
    <w:rsid w:val="003C5584"/>
    <w:rsid w:val="003C6263"/>
    <w:rsid w:val="003C6FC8"/>
    <w:rsid w:val="003C76CD"/>
    <w:rsid w:val="003C77A3"/>
    <w:rsid w:val="003D0826"/>
    <w:rsid w:val="003D0B8D"/>
    <w:rsid w:val="003D0C6A"/>
    <w:rsid w:val="003D105E"/>
    <w:rsid w:val="003D2CD5"/>
    <w:rsid w:val="003D429A"/>
    <w:rsid w:val="003D483F"/>
    <w:rsid w:val="003D5281"/>
    <w:rsid w:val="003D5924"/>
    <w:rsid w:val="003D7394"/>
    <w:rsid w:val="003E0B0C"/>
    <w:rsid w:val="003E0D51"/>
    <w:rsid w:val="003E0E38"/>
    <w:rsid w:val="003E1546"/>
    <w:rsid w:val="003E1882"/>
    <w:rsid w:val="003E1CC1"/>
    <w:rsid w:val="003E24F1"/>
    <w:rsid w:val="003E25FA"/>
    <w:rsid w:val="003E2925"/>
    <w:rsid w:val="003E2C8A"/>
    <w:rsid w:val="003E3D8C"/>
    <w:rsid w:val="003E3FFC"/>
    <w:rsid w:val="003E6F48"/>
    <w:rsid w:val="003E712F"/>
    <w:rsid w:val="003E75C6"/>
    <w:rsid w:val="003E77A9"/>
    <w:rsid w:val="003E7C10"/>
    <w:rsid w:val="003E7E08"/>
    <w:rsid w:val="003F04A8"/>
    <w:rsid w:val="003F0643"/>
    <w:rsid w:val="003F1423"/>
    <w:rsid w:val="003F177D"/>
    <w:rsid w:val="003F1849"/>
    <w:rsid w:val="003F1E18"/>
    <w:rsid w:val="003F224B"/>
    <w:rsid w:val="003F272C"/>
    <w:rsid w:val="003F29E7"/>
    <w:rsid w:val="003F2E33"/>
    <w:rsid w:val="003F3220"/>
    <w:rsid w:val="003F3483"/>
    <w:rsid w:val="003F3558"/>
    <w:rsid w:val="003F476F"/>
    <w:rsid w:val="003F50D9"/>
    <w:rsid w:val="003F5FEB"/>
    <w:rsid w:val="0040007C"/>
    <w:rsid w:val="00400850"/>
    <w:rsid w:val="00400DF3"/>
    <w:rsid w:val="004015EA"/>
    <w:rsid w:val="00401778"/>
    <w:rsid w:val="00401BB0"/>
    <w:rsid w:val="004024E4"/>
    <w:rsid w:val="00402A4F"/>
    <w:rsid w:val="004037D9"/>
    <w:rsid w:val="00403CCA"/>
    <w:rsid w:val="0040421E"/>
    <w:rsid w:val="00404DC2"/>
    <w:rsid w:val="00405C44"/>
    <w:rsid w:val="00406EC1"/>
    <w:rsid w:val="00407668"/>
    <w:rsid w:val="00407B68"/>
    <w:rsid w:val="004103C2"/>
    <w:rsid w:val="00411691"/>
    <w:rsid w:val="00411972"/>
    <w:rsid w:val="00412100"/>
    <w:rsid w:val="0041222D"/>
    <w:rsid w:val="00412AA7"/>
    <w:rsid w:val="00413643"/>
    <w:rsid w:val="004137ED"/>
    <w:rsid w:val="00413DC3"/>
    <w:rsid w:val="00414406"/>
    <w:rsid w:val="00416D9C"/>
    <w:rsid w:val="00416DC9"/>
    <w:rsid w:val="00417289"/>
    <w:rsid w:val="0042005C"/>
    <w:rsid w:val="00420419"/>
    <w:rsid w:val="004208E4"/>
    <w:rsid w:val="00420A49"/>
    <w:rsid w:val="00421084"/>
    <w:rsid w:val="004210CB"/>
    <w:rsid w:val="00421BCF"/>
    <w:rsid w:val="00422B2B"/>
    <w:rsid w:val="00423345"/>
    <w:rsid w:val="0042415C"/>
    <w:rsid w:val="00424297"/>
    <w:rsid w:val="00425818"/>
    <w:rsid w:val="00425DDB"/>
    <w:rsid w:val="00425E0E"/>
    <w:rsid w:val="00426065"/>
    <w:rsid w:val="0042726C"/>
    <w:rsid w:val="004277E6"/>
    <w:rsid w:val="00427E2A"/>
    <w:rsid w:val="00432106"/>
    <w:rsid w:val="0043263B"/>
    <w:rsid w:val="00432800"/>
    <w:rsid w:val="004329C8"/>
    <w:rsid w:val="00433A1F"/>
    <w:rsid w:val="00433C9F"/>
    <w:rsid w:val="00433ED4"/>
    <w:rsid w:val="00434419"/>
    <w:rsid w:val="00435388"/>
    <w:rsid w:val="00436D66"/>
    <w:rsid w:val="00436F8E"/>
    <w:rsid w:val="00440494"/>
    <w:rsid w:val="0044111C"/>
    <w:rsid w:val="00441EFB"/>
    <w:rsid w:val="0044237A"/>
    <w:rsid w:val="00442994"/>
    <w:rsid w:val="00442BB2"/>
    <w:rsid w:val="004441FD"/>
    <w:rsid w:val="004442FB"/>
    <w:rsid w:val="00444405"/>
    <w:rsid w:val="004447D3"/>
    <w:rsid w:val="00444D42"/>
    <w:rsid w:val="00444EC4"/>
    <w:rsid w:val="00445201"/>
    <w:rsid w:val="00445457"/>
    <w:rsid w:val="004455A0"/>
    <w:rsid w:val="00445836"/>
    <w:rsid w:val="00446ADB"/>
    <w:rsid w:val="00447580"/>
    <w:rsid w:val="00450069"/>
    <w:rsid w:val="0045009A"/>
    <w:rsid w:val="00451556"/>
    <w:rsid w:val="00451732"/>
    <w:rsid w:val="00451FD7"/>
    <w:rsid w:val="0045224F"/>
    <w:rsid w:val="00452917"/>
    <w:rsid w:val="004543DC"/>
    <w:rsid w:val="004543E4"/>
    <w:rsid w:val="00454CB7"/>
    <w:rsid w:val="004553A5"/>
    <w:rsid w:val="00455500"/>
    <w:rsid w:val="00455A86"/>
    <w:rsid w:val="0045665B"/>
    <w:rsid w:val="004567C6"/>
    <w:rsid w:val="004571D7"/>
    <w:rsid w:val="004575A4"/>
    <w:rsid w:val="004578BA"/>
    <w:rsid w:val="00460484"/>
    <w:rsid w:val="00460A05"/>
    <w:rsid w:val="00460CF1"/>
    <w:rsid w:val="00462214"/>
    <w:rsid w:val="004627A2"/>
    <w:rsid w:val="00462B9A"/>
    <w:rsid w:val="004655B4"/>
    <w:rsid w:val="00465ACB"/>
    <w:rsid w:val="00465E53"/>
    <w:rsid w:val="0046686A"/>
    <w:rsid w:val="00466F33"/>
    <w:rsid w:val="00467064"/>
    <w:rsid w:val="00467438"/>
    <w:rsid w:val="004674B9"/>
    <w:rsid w:val="00470A45"/>
    <w:rsid w:val="00471636"/>
    <w:rsid w:val="00471CCA"/>
    <w:rsid w:val="00471DF0"/>
    <w:rsid w:val="00471EEC"/>
    <w:rsid w:val="00471F95"/>
    <w:rsid w:val="004723B5"/>
    <w:rsid w:val="0047274D"/>
    <w:rsid w:val="0047279E"/>
    <w:rsid w:val="004744EA"/>
    <w:rsid w:val="004748C6"/>
    <w:rsid w:val="00476AC9"/>
    <w:rsid w:val="00477786"/>
    <w:rsid w:val="004804A8"/>
    <w:rsid w:val="004804D0"/>
    <w:rsid w:val="00480892"/>
    <w:rsid w:val="00480EC5"/>
    <w:rsid w:val="0048115F"/>
    <w:rsid w:val="0048138C"/>
    <w:rsid w:val="004823BB"/>
    <w:rsid w:val="004826E8"/>
    <w:rsid w:val="00482899"/>
    <w:rsid w:val="00482A80"/>
    <w:rsid w:val="00482E6A"/>
    <w:rsid w:val="00483B75"/>
    <w:rsid w:val="00483FB0"/>
    <w:rsid w:val="0048467D"/>
    <w:rsid w:val="00484C41"/>
    <w:rsid w:val="00484D2E"/>
    <w:rsid w:val="00484D8A"/>
    <w:rsid w:val="0048768B"/>
    <w:rsid w:val="00487CCA"/>
    <w:rsid w:val="00487DE7"/>
    <w:rsid w:val="0049115E"/>
    <w:rsid w:val="00492873"/>
    <w:rsid w:val="00492BD9"/>
    <w:rsid w:val="00493416"/>
    <w:rsid w:val="004942D3"/>
    <w:rsid w:val="00494CBA"/>
    <w:rsid w:val="00494E2F"/>
    <w:rsid w:val="0049592D"/>
    <w:rsid w:val="00496549"/>
    <w:rsid w:val="00496C91"/>
    <w:rsid w:val="00497E06"/>
    <w:rsid w:val="004A0850"/>
    <w:rsid w:val="004A1486"/>
    <w:rsid w:val="004A17FD"/>
    <w:rsid w:val="004A1946"/>
    <w:rsid w:val="004A1CC2"/>
    <w:rsid w:val="004A1D29"/>
    <w:rsid w:val="004A1F42"/>
    <w:rsid w:val="004A2386"/>
    <w:rsid w:val="004A257D"/>
    <w:rsid w:val="004A2825"/>
    <w:rsid w:val="004A3ED1"/>
    <w:rsid w:val="004A4BC9"/>
    <w:rsid w:val="004A5172"/>
    <w:rsid w:val="004A747A"/>
    <w:rsid w:val="004B0125"/>
    <w:rsid w:val="004B12F7"/>
    <w:rsid w:val="004B1555"/>
    <w:rsid w:val="004B28A3"/>
    <w:rsid w:val="004B3FA1"/>
    <w:rsid w:val="004B4087"/>
    <w:rsid w:val="004B4CE2"/>
    <w:rsid w:val="004B58AF"/>
    <w:rsid w:val="004B651E"/>
    <w:rsid w:val="004B65E8"/>
    <w:rsid w:val="004B68B7"/>
    <w:rsid w:val="004B6EB4"/>
    <w:rsid w:val="004B6EBA"/>
    <w:rsid w:val="004B714C"/>
    <w:rsid w:val="004B751B"/>
    <w:rsid w:val="004C005F"/>
    <w:rsid w:val="004C1B2B"/>
    <w:rsid w:val="004C1E42"/>
    <w:rsid w:val="004C29BF"/>
    <w:rsid w:val="004C33F7"/>
    <w:rsid w:val="004C3491"/>
    <w:rsid w:val="004C4582"/>
    <w:rsid w:val="004C4903"/>
    <w:rsid w:val="004C5BB5"/>
    <w:rsid w:val="004C6939"/>
    <w:rsid w:val="004C6D95"/>
    <w:rsid w:val="004D0382"/>
    <w:rsid w:val="004D1975"/>
    <w:rsid w:val="004D1CE0"/>
    <w:rsid w:val="004D35D1"/>
    <w:rsid w:val="004D3B22"/>
    <w:rsid w:val="004D3CCA"/>
    <w:rsid w:val="004D4184"/>
    <w:rsid w:val="004D46B9"/>
    <w:rsid w:val="004D4B76"/>
    <w:rsid w:val="004D70BB"/>
    <w:rsid w:val="004D76CC"/>
    <w:rsid w:val="004E0672"/>
    <w:rsid w:val="004E13ED"/>
    <w:rsid w:val="004E152A"/>
    <w:rsid w:val="004E16BC"/>
    <w:rsid w:val="004E212C"/>
    <w:rsid w:val="004E2161"/>
    <w:rsid w:val="004E24EB"/>
    <w:rsid w:val="004E3809"/>
    <w:rsid w:val="004E44C8"/>
    <w:rsid w:val="004E45D6"/>
    <w:rsid w:val="004E4C0D"/>
    <w:rsid w:val="004E521E"/>
    <w:rsid w:val="004E6763"/>
    <w:rsid w:val="004E77AE"/>
    <w:rsid w:val="004F079E"/>
    <w:rsid w:val="004F07E9"/>
    <w:rsid w:val="004F208A"/>
    <w:rsid w:val="004F278F"/>
    <w:rsid w:val="004F2D86"/>
    <w:rsid w:val="004F3BA6"/>
    <w:rsid w:val="004F3C69"/>
    <w:rsid w:val="004F4DA6"/>
    <w:rsid w:val="004F52DB"/>
    <w:rsid w:val="004F58E0"/>
    <w:rsid w:val="004F5C13"/>
    <w:rsid w:val="004F5FC2"/>
    <w:rsid w:val="004F68CA"/>
    <w:rsid w:val="004F6C15"/>
    <w:rsid w:val="004F6C89"/>
    <w:rsid w:val="004F7901"/>
    <w:rsid w:val="004F7BFB"/>
    <w:rsid w:val="00500053"/>
    <w:rsid w:val="00500696"/>
    <w:rsid w:val="00500C20"/>
    <w:rsid w:val="00500C6F"/>
    <w:rsid w:val="00500CBE"/>
    <w:rsid w:val="00500D34"/>
    <w:rsid w:val="0050127E"/>
    <w:rsid w:val="00502022"/>
    <w:rsid w:val="005022DC"/>
    <w:rsid w:val="0050276F"/>
    <w:rsid w:val="005035DD"/>
    <w:rsid w:val="00504346"/>
    <w:rsid w:val="00504BF4"/>
    <w:rsid w:val="005051D5"/>
    <w:rsid w:val="00505880"/>
    <w:rsid w:val="00506D44"/>
    <w:rsid w:val="00507E34"/>
    <w:rsid w:val="00507F3F"/>
    <w:rsid w:val="0051012C"/>
    <w:rsid w:val="005116E4"/>
    <w:rsid w:val="00511854"/>
    <w:rsid w:val="005119BC"/>
    <w:rsid w:val="00511CFC"/>
    <w:rsid w:val="00511E90"/>
    <w:rsid w:val="00513F26"/>
    <w:rsid w:val="0051451E"/>
    <w:rsid w:val="005149E7"/>
    <w:rsid w:val="00514C01"/>
    <w:rsid w:val="00514CE8"/>
    <w:rsid w:val="0051550D"/>
    <w:rsid w:val="00517288"/>
    <w:rsid w:val="00517945"/>
    <w:rsid w:val="00517E60"/>
    <w:rsid w:val="005219FA"/>
    <w:rsid w:val="00521BC0"/>
    <w:rsid w:val="00521DE7"/>
    <w:rsid w:val="005223A7"/>
    <w:rsid w:val="00522540"/>
    <w:rsid w:val="005233CE"/>
    <w:rsid w:val="00523790"/>
    <w:rsid w:val="005252BA"/>
    <w:rsid w:val="00525AB6"/>
    <w:rsid w:val="00525FEC"/>
    <w:rsid w:val="005274E3"/>
    <w:rsid w:val="00531914"/>
    <w:rsid w:val="00532CA0"/>
    <w:rsid w:val="00532F82"/>
    <w:rsid w:val="00533068"/>
    <w:rsid w:val="0053348B"/>
    <w:rsid w:val="00533D16"/>
    <w:rsid w:val="00533E9D"/>
    <w:rsid w:val="0053481B"/>
    <w:rsid w:val="005356D6"/>
    <w:rsid w:val="00535CC7"/>
    <w:rsid w:val="00536309"/>
    <w:rsid w:val="00536378"/>
    <w:rsid w:val="0053645F"/>
    <w:rsid w:val="00536600"/>
    <w:rsid w:val="00541319"/>
    <w:rsid w:val="0054142D"/>
    <w:rsid w:val="00541ABC"/>
    <w:rsid w:val="00541CC0"/>
    <w:rsid w:val="00541FB4"/>
    <w:rsid w:val="00542633"/>
    <w:rsid w:val="0054287C"/>
    <w:rsid w:val="005429F1"/>
    <w:rsid w:val="00543AD7"/>
    <w:rsid w:val="00543B3C"/>
    <w:rsid w:val="005442E3"/>
    <w:rsid w:val="00544955"/>
    <w:rsid w:val="00544CD3"/>
    <w:rsid w:val="00545024"/>
    <w:rsid w:val="00545112"/>
    <w:rsid w:val="00545B3D"/>
    <w:rsid w:val="00545C1E"/>
    <w:rsid w:val="005465A9"/>
    <w:rsid w:val="0054790B"/>
    <w:rsid w:val="00547F40"/>
    <w:rsid w:val="00550687"/>
    <w:rsid w:val="00550986"/>
    <w:rsid w:val="005519D6"/>
    <w:rsid w:val="00552146"/>
    <w:rsid w:val="00552310"/>
    <w:rsid w:val="005525D0"/>
    <w:rsid w:val="00552F11"/>
    <w:rsid w:val="00553742"/>
    <w:rsid w:val="0055383B"/>
    <w:rsid w:val="00553F35"/>
    <w:rsid w:val="005541E2"/>
    <w:rsid w:val="005549D7"/>
    <w:rsid w:val="00554C60"/>
    <w:rsid w:val="00555AEC"/>
    <w:rsid w:val="00555B5D"/>
    <w:rsid w:val="00556A47"/>
    <w:rsid w:val="00556ECE"/>
    <w:rsid w:val="00557299"/>
    <w:rsid w:val="00557883"/>
    <w:rsid w:val="0055793C"/>
    <w:rsid w:val="00557ADA"/>
    <w:rsid w:val="0056007E"/>
    <w:rsid w:val="00560300"/>
    <w:rsid w:val="00560636"/>
    <w:rsid w:val="00560C20"/>
    <w:rsid w:val="00560F81"/>
    <w:rsid w:val="00561206"/>
    <w:rsid w:val="0056145E"/>
    <w:rsid w:val="00561869"/>
    <w:rsid w:val="00561B01"/>
    <w:rsid w:val="005620FA"/>
    <w:rsid w:val="0056226F"/>
    <w:rsid w:val="005629CE"/>
    <w:rsid w:val="00562B27"/>
    <w:rsid w:val="00563642"/>
    <w:rsid w:val="0056447A"/>
    <w:rsid w:val="005645D7"/>
    <w:rsid w:val="00564800"/>
    <w:rsid w:val="005648A3"/>
    <w:rsid w:val="00564AEE"/>
    <w:rsid w:val="00564B1F"/>
    <w:rsid w:val="00565193"/>
    <w:rsid w:val="00565580"/>
    <w:rsid w:val="00565861"/>
    <w:rsid w:val="00566053"/>
    <w:rsid w:val="00566EEA"/>
    <w:rsid w:val="0056722C"/>
    <w:rsid w:val="0056733A"/>
    <w:rsid w:val="00567655"/>
    <w:rsid w:val="0056792B"/>
    <w:rsid w:val="005706F0"/>
    <w:rsid w:val="0057075D"/>
    <w:rsid w:val="00571D36"/>
    <w:rsid w:val="00571F35"/>
    <w:rsid w:val="0057215B"/>
    <w:rsid w:val="00572E2D"/>
    <w:rsid w:val="0057372B"/>
    <w:rsid w:val="00573823"/>
    <w:rsid w:val="005744C6"/>
    <w:rsid w:val="00574DB6"/>
    <w:rsid w:val="00574FB0"/>
    <w:rsid w:val="00575213"/>
    <w:rsid w:val="00575A1B"/>
    <w:rsid w:val="00576160"/>
    <w:rsid w:val="00576B90"/>
    <w:rsid w:val="00577377"/>
    <w:rsid w:val="005775F4"/>
    <w:rsid w:val="0057791F"/>
    <w:rsid w:val="00577D71"/>
    <w:rsid w:val="005811BB"/>
    <w:rsid w:val="005829D6"/>
    <w:rsid w:val="005836C7"/>
    <w:rsid w:val="00583800"/>
    <w:rsid w:val="00583A6B"/>
    <w:rsid w:val="005856A6"/>
    <w:rsid w:val="00585B19"/>
    <w:rsid w:val="00585D3D"/>
    <w:rsid w:val="00587042"/>
    <w:rsid w:val="005872FF"/>
    <w:rsid w:val="00587903"/>
    <w:rsid w:val="00590668"/>
    <w:rsid w:val="005914E3"/>
    <w:rsid w:val="005917B9"/>
    <w:rsid w:val="005920D6"/>
    <w:rsid w:val="00593557"/>
    <w:rsid w:val="00593D0E"/>
    <w:rsid w:val="00593D6A"/>
    <w:rsid w:val="0059436D"/>
    <w:rsid w:val="005947CB"/>
    <w:rsid w:val="005948D1"/>
    <w:rsid w:val="00595D40"/>
    <w:rsid w:val="00595DF2"/>
    <w:rsid w:val="00596BCE"/>
    <w:rsid w:val="005973EB"/>
    <w:rsid w:val="005A023A"/>
    <w:rsid w:val="005A079A"/>
    <w:rsid w:val="005A19B8"/>
    <w:rsid w:val="005A21ED"/>
    <w:rsid w:val="005A28B9"/>
    <w:rsid w:val="005A2E12"/>
    <w:rsid w:val="005A32F4"/>
    <w:rsid w:val="005A351F"/>
    <w:rsid w:val="005A5670"/>
    <w:rsid w:val="005A56C9"/>
    <w:rsid w:val="005A6ABE"/>
    <w:rsid w:val="005A71C2"/>
    <w:rsid w:val="005A7458"/>
    <w:rsid w:val="005A787F"/>
    <w:rsid w:val="005A78AB"/>
    <w:rsid w:val="005A799C"/>
    <w:rsid w:val="005B0A1E"/>
    <w:rsid w:val="005B0F1D"/>
    <w:rsid w:val="005B0F9F"/>
    <w:rsid w:val="005B1DB5"/>
    <w:rsid w:val="005B1F45"/>
    <w:rsid w:val="005B2CDB"/>
    <w:rsid w:val="005B3E55"/>
    <w:rsid w:val="005B4184"/>
    <w:rsid w:val="005B5871"/>
    <w:rsid w:val="005B5B0F"/>
    <w:rsid w:val="005B6CBF"/>
    <w:rsid w:val="005B7345"/>
    <w:rsid w:val="005B748F"/>
    <w:rsid w:val="005B77C9"/>
    <w:rsid w:val="005B7FA8"/>
    <w:rsid w:val="005C00AC"/>
    <w:rsid w:val="005C05D1"/>
    <w:rsid w:val="005C089A"/>
    <w:rsid w:val="005C1204"/>
    <w:rsid w:val="005C1FA6"/>
    <w:rsid w:val="005C2617"/>
    <w:rsid w:val="005C2690"/>
    <w:rsid w:val="005C2A19"/>
    <w:rsid w:val="005C33DC"/>
    <w:rsid w:val="005C35AA"/>
    <w:rsid w:val="005C37D9"/>
    <w:rsid w:val="005C39AD"/>
    <w:rsid w:val="005C413C"/>
    <w:rsid w:val="005C4709"/>
    <w:rsid w:val="005C5086"/>
    <w:rsid w:val="005C5B42"/>
    <w:rsid w:val="005C7517"/>
    <w:rsid w:val="005C7538"/>
    <w:rsid w:val="005C7FB0"/>
    <w:rsid w:val="005D140C"/>
    <w:rsid w:val="005D14E9"/>
    <w:rsid w:val="005D28D2"/>
    <w:rsid w:val="005D31ED"/>
    <w:rsid w:val="005D3A9B"/>
    <w:rsid w:val="005D42B3"/>
    <w:rsid w:val="005D43D1"/>
    <w:rsid w:val="005D4E75"/>
    <w:rsid w:val="005D5016"/>
    <w:rsid w:val="005D55D5"/>
    <w:rsid w:val="005D5D73"/>
    <w:rsid w:val="005D5E96"/>
    <w:rsid w:val="005D5FC7"/>
    <w:rsid w:val="005E0415"/>
    <w:rsid w:val="005E04A7"/>
    <w:rsid w:val="005E04D1"/>
    <w:rsid w:val="005E0605"/>
    <w:rsid w:val="005E2C4E"/>
    <w:rsid w:val="005E417A"/>
    <w:rsid w:val="005E474E"/>
    <w:rsid w:val="005E4819"/>
    <w:rsid w:val="005E5330"/>
    <w:rsid w:val="005E5845"/>
    <w:rsid w:val="005E6104"/>
    <w:rsid w:val="005E668B"/>
    <w:rsid w:val="005E692C"/>
    <w:rsid w:val="005E6A6D"/>
    <w:rsid w:val="005E70D5"/>
    <w:rsid w:val="005F0123"/>
    <w:rsid w:val="005F06A3"/>
    <w:rsid w:val="005F11A6"/>
    <w:rsid w:val="005F1C7D"/>
    <w:rsid w:val="005F215C"/>
    <w:rsid w:val="005F2212"/>
    <w:rsid w:val="005F24F2"/>
    <w:rsid w:val="005F268B"/>
    <w:rsid w:val="005F26FF"/>
    <w:rsid w:val="005F3B0C"/>
    <w:rsid w:val="005F4F2A"/>
    <w:rsid w:val="005F5868"/>
    <w:rsid w:val="005F5A47"/>
    <w:rsid w:val="005F5FCC"/>
    <w:rsid w:val="005F719C"/>
    <w:rsid w:val="005F77A1"/>
    <w:rsid w:val="005F7932"/>
    <w:rsid w:val="005F7AA2"/>
    <w:rsid w:val="005F7B05"/>
    <w:rsid w:val="006001B8"/>
    <w:rsid w:val="00600585"/>
    <w:rsid w:val="00600AAB"/>
    <w:rsid w:val="00600F71"/>
    <w:rsid w:val="006013F6"/>
    <w:rsid w:val="00601895"/>
    <w:rsid w:val="00601D42"/>
    <w:rsid w:val="00602338"/>
    <w:rsid w:val="0060305B"/>
    <w:rsid w:val="006050A5"/>
    <w:rsid w:val="0060536E"/>
    <w:rsid w:val="0060595C"/>
    <w:rsid w:val="00606666"/>
    <w:rsid w:val="0060732D"/>
    <w:rsid w:val="006074C6"/>
    <w:rsid w:val="00607C2C"/>
    <w:rsid w:val="0061053A"/>
    <w:rsid w:val="00611081"/>
    <w:rsid w:val="006125AD"/>
    <w:rsid w:val="00613202"/>
    <w:rsid w:val="0061332B"/>
    <w:rsid w:val="00613343"/>
    <w:rsid w:val="00613356"/>
    <w:rsid w:val="0061430F"/>
    <w:rsid w:val="0061432C"/>
    <w:rsid w:val="006146A5"/>
    <w:rsid w:val="0061776E"/>
    <w:rsid w:val="00617E5E"/>
    <w:rsid w:val="0062108F"/>
    <w:rsid w:val="00621648"/>
    <w:rsid w:val="00621A7E"/>
    <w:rsid w:val="00622514"/>
    <w:rsid w:val="0062256C"/>
    <w:rsid w:val="006227FE"/>
    <w:rsid w:val="0062296C"/>
    <w:rsid w:val="0062458C"/>
    <w:rsid w:val="00624808"/>
    <w:rsid w:val="006254C1"/>
    <w:rsid w:val="00625505"/>
    <w:rsid w:val="00625570"/>
    <w:rsid w:val="00626515"/>
    <w:rsid w:val="00626781"/>
    <w:rsid w:val="00626924"/>
    <w:rsid w:val="00626AA5"/>
    <w:rsid w:val="00626BA0"/>
    <w:rsid w:val="006270DF"/>
    <w:rsid w:val="00627FCA"/>
    <w:rsid w:val="006306D9"/>
    <w:rsid w:val="006310C2"/>
    <w:rsid w:val="0063117D"/>
    <w:rsid w:val="00631DE4"/>
    <w:rsid w:val="00631E93"/>
    <w:rsid w:val="006324B8"/>
    <w:rsid w:val="0063262B"/>
    <w:rsid w:val="0063335B"/>
    <w:rsid w:val="0063349F"/>
    <w:rsid w:val="00633752"/>
    <w:rsid w:val="00633D15"/>
    <w:rsid w:val="00633E52"/>
    <w:rsid w:val="00633FF8"/>
    <w:rsid w:val="00634484"/>
    <w:rsid w:val="006359B0"/>
    <w:rsid w:val="00636108"/>
    <w:rsid w:val="00636356"/>
    <w:rsid w:val="00636E04"/>
    <w:rsid w:val="00636E18"/>
    <w:rsid w:val="0064009B"/>
    <w:rsid w:val="006400E9"/>
    <w:rsid w:val="00640F11"/>
    <w:rsid w:val="006410CF"/>
    <w:rsid w:val="00641347"/>
    <w:rsid w:val="0064210D"/>
    <w:rsid w:val="00642634"/>
    <w:rsid w:val="00642950"/>
    <w:rsid w:val="00642988"/>
    <w:rsid w:val="00643467"/>
    <w:rsid w:val="006442E6"/>
    <w:rsid w:val="00645291"/>
    <w:rsid w:val="00645631"/>
    <w:rsid w:val="0064572D"/>
    <w:rsid w:val="00646218"/>
    <w:rsid w:val="00646A60"/>
    <w:rsid w:val="00647656"/>
    <w:rsid w:val="00647A69"/>
    <w:rsid w:val="0065022C"/>
    <w:rsid w:val="006508BC"/>
    <w:rsid w:val="006516B2"/>
    <w:rsid w:val="006528AD"/>
    <w:rsid w:val="00652CE4"/>
    <w:rsid w:val="00652F0E"/>
    <w:rsid w:val="0065395F"/>
    <w:rsid w:val="00654931"/>
    <w:rsid w:val="006549DA"/>
    <w:rsid w:val="0065594D"/>
    <w:rsid w:val="006559D3"/>
    <w:rsid w:val="00655D0C"/>
    <w:rsid w:val="00657E2E"/>
    <w:rsid w:val="00657EBB"/>
    <w:rsid w:val="00660E09"/>
    <w:rsid w:val="00660F15"/>
    <w:rsid w:val="00661234"/>
    <w:rsid w:val="00661391"/>
    <w:rsid w:val="006619C2"/>
    <w:rsid w:val="0066206D"/>
    <w:rsid w:val="00662164"/>
    <w:rsid w:val="0066260D"/>
    <w:rsid w:val="0066306A"/>
    <w:rsid w:val="00663092"/>
    <w:rsid w:val="006644A8"/>
    <w:rsid w:val="006646B6"/>
    <w:rsid w:val="0066496E"/>
    <w:rsid w:val="00665684"/>
    <w:rsid w:val="00667384"/>
    <w:rsid w:val="0066790E"/>
    <w:rsid w:val="006706A0"/>
    <w:rsid w:val="00670913"/>
    <w:rsid w:val="0067130B"/>
    <w:rsid w:val="00671659"/>
    <w:rsid w:val="006722AF"/>
    <w:rsid w:val="00672DA1"/>
    <w:rsid w:val="00673951"/>
    <w:rsid w:val="00673AE7"/>
    <w:rsid w:val="00673B38"/>
    <w:rsid w:val="00676274"/>
    <w:rsid w:val="0068036C"/>
    <w:rsid w:val="006807D7"/>
    <w:rsid w:val="00680B90"/>
    <w:rsid w:val="00681366"/>
    <w:rsid w:val="006813B6"/>
    <w:rsid w:val="0068192D"/>
    <w:rsid w:val="00684BD3"/>
    <w:rsid w:val="0068540B"/>
    <w:rsid w:val="00686ED4"/>
    <w:rsid w:val="00690734"/>
    <w:rsid w:val="00691144"/>
    <w:rsid w:val="00691389"/>
    <w:rsid w:val="00691446"/>
    <w:rsid w:val="006916CC"/>
    <w:rsid w:val="00691B03"/>
    <w:rsid w:val="00692211"/>
    <w:rsid w:val="006924A4"/>
    <w:rsid w:val="0069251C"/>
    <w:rsid w:val="006925FE"/>
    <w:rsid w:val="00693116"/>
    <w:rsid w:val="00693179"/>
    <w:rsid w:val="006944A0"/>
    <w:rsid w:val="00694D7A"/>
    <w:rsid w:val="0069555D"/>
    <w:rsid w:val="00697D1D"/>
    <w:rsid w:val="006A0D12"/>
    <w:rsid w:val="006A1D57"/>
    <w:rsid w:val="006A2864"/>
    <w:rsid w:val="006A2EFB"/>
    <w:rsid w:val="006A39DD"/>
    <w:rsid w:val="006A424F"/>
    <w:rsid w:val="006A4504"/>
    <w:rsid w:val="006A52E6"/>
    <w:rsid w:val="006A5CCD"/>
    <w:rsid w:val="006A6952"/>
    <w:rsid w:val="006A72C5"/>
    <w:rsid w:val="006A747A"/>
    <w:rsid w:val="006A7A69"/>
    <w:rsid w:val="006B1D8B"/>
    <w:rsid w:val="006B25CD"/>
    <w:rsid w:val="006B31C4"/>
    <w:rsid w:val="006B33D5"/>
    <w:rsid w:val="006B43EB"/>
    <w:rsid w:val="006B4736"/>
    <w:rsid w:val="006B4B51"/>
    <w:rsid w:val="006B4F61"/>
    <w:rsid w:val="006B57E2"/>
    <w:rsid w:val="006B636F"/>
    <w:rsid w:val="006B673E"/>
    <w:rsid w:val="006B690B"/>
    <w:rsid w:val="006C1754"/>
    <w:rsid w:val="006C1AFA"/>
    <w:rsid w:val="006C2636"/>
    <w:rsid w:val="006C2E60"/>
    <w:rsid w:val="006C32B6"/>
    <w:rsid w:val="006C4686"/>
    <w:rsid w:val="006C4843"/>
    <w:rsid w:val="006C4CFB"/>
    <w:rsid w:val="006C61CF"/>
    <w:rsid w:val="006C6349"/>
    <w:rsid w:val="006C6398"/>
    <w:rsid w:val="006C64D1"/>
    <w:rsid w:val="006C68FB"/>
    <w:rsid w:val="006C77E4"/>
    <w:rsid w:val="006D000E"/>
    <w:rsid w:val="006D0194"/>
    <w:rsid w:val="006D0393"/>
    <w:rsid w:val="006D0B65"/>
    <w:rsid w:val="006D10C5"/>
    <w:rsid w:val="006D1805"/>
    <w:rsid w:val="006D2035"/>
    <w:rsid w:val="006D2622"/>
    <w:rsid w:val="006D2E25"/>
    <w:rsid w:val="006D3831"/>
    <w:rsid w:val="006D3B12"/>
    <w:rsid w:val="006D3E79"/>
    <w:rsid w:val="006D3E90"/>
    <w:rsid w:val="006D4AD1"/>
    <w:rsid w:val="006D5359"/>
    <w:rsid w:val="006D71D3"/>
    <w:rsid w:val="006D7A7E"/>
    <w:rsid w:val="006D7E53"/>
    <w:rsid w:val="006E02C4"/>
    <w:rsid w:val="006E0F3F"/>
    <w:rsid w:val="006E10B1"/>
    <w:rsid w:val="006E2145"/>
    <w:rsid w:val="006E2344"/>
    <w:rsid w:val="006E291C"/>
    <w:rsid w:val="006E339A"/>
    <w:rsid w:val="006E3457"/>
    <w:rsid w:val="006E34D9"/>
    <w:rsid w:val="006E4C99"/>
    <w:rsid w:val="006E557C"/>
    <w:rsid w:val="006E6166"/>
    <w:rsid w:val="006E752A"/>
    <w:rsid w:val="006E7690"/>
    <w:rsid w:val="006E76CC"/>
    <w:rsid w:val="006E7B1D"/>
    <w:rsid w:val="006F005A"/>
    <w:rsid w:val="006F0352"/>
    <w:rsid w:val="006F0373"/>
    <w:rsid w:val="006F0C9B"/>
    <w:rsid w:val="006F0DB1"/>
    <w:rsid w:val="006F1DFE"/>
    <w:rsid w:val="006F1F69"/>
    <w:rsid w:val="006F2603"/>
    <w:rsid w:val="006F260C"/>
    <w:rsid w:val="006F2724"/>
    <w:rsid w:val="006F2736"/>
    <w:rsid w:val="006F2CC8"/>
    <w:rsid w:val="006F3737"/>
    <w:rsid w:val="006F52FE"/>
    <w:rsid w:val="006F5A0F"/>
    <w:rsid w:val="006F6CCA"/>
    <w:rsid w:val="00700434"/>
    <w:rsid w:val="0070085C"/>
    <w:rsid w:val="00701415"/>
    <w:rsid w:val="007026EB"/>
    <w:rsid w:val="00702944"/>
    <w:rsid w:val="00702C2C"/>
    <w:rsid w:val="007039DD"/>
    <w:rsid w:val="00703D30"/>
    <w:rsid w:val="007042D6"/>
    <w:rsid w:val="00704A9D"/>
    <w:rsid w:val="00704DC9"/>
    <w:rsid w:val="00705F97"/>
    <w:rsid w:val="007062B6"/>
    <w:rsid w:val="00706CA3"/>
    <w:rsid w:val="00706F3A"/>
    <w:rsid w:val="0071049B"/>
    <w:rsid w:val="00711587"/>
    <w:rsid w:val="007124F2"/>
    <w:rsid w:val="0071251A"/>
    <w:rsid w:val="00713578"/>
    <w:rsid w:val="00713F8B"/>
    <w:rsid w:val="0071451E"/>
    <w:rsid w:val="00715045"/>
    <w:rsid w:val="0071595A"/>
    <w:rsid w:val="0071606D"/>
    <w:rsid w:val="00716074"/>
    <w:rsid w:val="00716183"/>
    <w:rsid w:val="00716393"/>
    <w:rsid w:val="00716A72"/>
    <w:rsid w:val="00716E58"/>
    <w:rsid w:val="0071783C"/>
    <w:rsid w:val="00717CB4"/>
    <w:rsid w:val="007205FE"/>
    <w:rsid w:val="00720FCF"/>
    <w:rsid w:val="00721313"/>
    <w:rsid w:val="00721578"/>
    <w:rsid w:val="00722340"/>
    <w:rsid w:val="00722722"/>
    <w:rsid w:val="00722759"/>
    <w:rsid w:val="0072282F"/>
    <w:rsid w:val="00723176"/>
    <w:rsid w:val="007233EB"/>
    <w:rsid w:val="00723404"/>
    <w:rsid w:val="0072345E"/>
    <w:rsid w:val="00723CD4"/>
    <w:rsid w:val="00724252"/>
    <w:rsid w:val="00724619"/>
    <w:rsid w:val="00724FC0"/>
    <w:rsid w:val="00725229"/>
    <w:rsid w:val="00725766"/>
    <w:rsid w:val="00726925"/>
    <w:rsid w:val="00730394"/>
    <w:rsid w:val="00730409"/>
    <w:rsid w:val="00730711"/>
    <w:rsid w:val="00730956"/>
    <w:rsid w:val="0073236D"/>
    <w:rsid w:val="00732660"/>
    <w:rsid w:val="007328B7"/>
    <w:rsid w:val="007333AD"/>
    <w:rsid w:val="007334EE"/>
    <w:rsid w:val="007334F0"/>
    <w:rsid w:val="007336E3"/>
    <w:rsid w:val="0073413A"/>
    <w:rsid w:val="00734149"/>
    <w:rsid w:val="00734177"/>
    <w:rsid w:val="00735678"/>
    <w:rsid w:val="00736542"/>
    <w:rsid w:val="00736ABD"/>
    <w:rsid w:val="00736C8D"/>
    <w:rsid w:val="00737375"/>
    <w:rsid w:val="00737720"/>
    <w:rsid w:val="007400A0"/>
    <w:rsid w:val="0074025D"/>
    <w:rsid w:val="0074074A"/>
    <w:rsid w:val="00740988"/>
    <w:rsid w:val="00740A10"/>
    <w:rsid w:val="00740CE9"/>
    <w:rsid w:val="00741310"/>
    <w:rsid w:val="00744110"/>
    <w:rsid w:val="007448B7"/>
    <w:rsid w:val="00744A11"/>
    <w:rsid w:val="00744A1B"/>
    <w:rsid w:val="00744F12"/>
    <w:rsid w:val="00745C7E"/>
    <w:rsid w:val="00745D93"/>
    <w:rsid w:val="00746BBD"/>
    <w:rsid w:val="00747AF4"/>
    <w:rsid w:val="00747D42"/>
    <w:rsid w:val="007506FA"/>
    <w:rsid w:val="007514D3"/>
    <w:rsid w:val="00752005"/>
    <w:rsid w:val="00752686"/>
    <w:rsid w:val="00755A7B"/>
    <w:rsid w:val="00755D95"/>
    <w:rsid w:val="00756247"/>
    <w:rsid w:val="00756335"/>
    <w:rsid w:val="00756BAE"/>
    <w:rsid w:val="00757B3E"/>
    <w:rsid w:val="00757CA0"/>
    <w:rsid w:val="007607F2"/>
    <w:rsid w:val="00761FA0"/>
    <w:rsid w:val="00762345"/>
    <w:rsid w:val="00762B83"/>
    <w:rsid w:val="00762F5B"/>
    <w:rsid w:val="007645E4"/>
    <w:rsid w:val="00764918"/>
    <w:rsid w:val="00764C13"/>
    <w:rsid w:val="00764CB5"/>
    <w:rsid w:val="00765FA4"/>
    <w:rsid w:val="00767213"/>
    <w:rsid w:val="00767BE7"/>
    <w:rsid w:val="00770022"/>
    <w:rsid w:val="00770DB4"/>
    <w:rsid w:val="00771348"/>
    <w:rsid w:val="00773727"/>
    <w:rsid w:val="00775069"/>
    <w:rsid w:val="00775355"/>
    <w:rsid w:val="00775444"/>
    <w:rsid w:val="007766D3"/>
    <w:rsid w:val="00776AF9"/>
    <w:rsid w:val="00777DAE"/>
    <w:rsid w:val="00780385"/>
    <w:rsid w:val="00780A50"/>
    <w:rsid w:val="00780FE7"/>
    <w:rsid w:val="00781100"/>
    <w:rsid w:val="00781CB7"/>
    <w:rsid w:val="00781EB8"/>
    <w:rsid w:val="00781F05"/>
    <w:rsid w:val="007827E8"/>
    <w:rsid w:val="00782D37"/>
    <w:rsid w:val="007833C7"/>
    <w:rsid w:val="00783D20"/>
    <w:rsid w:val="00784259"/>
    <w:rsid w:val="007845A1"/>
    <w:rsid w:val="00784686"/>
    <w:rsid w:val="00785A71"/>
    <w:rsid w:val="0078626E"/>
    <w:rsid w:val="00786A77"/>
    <w:rsid w:val="00786DFF"/>
    <w:rsid w:val="007877D7"/>
    <w:rsid w:val="00787A75"/>
    <w:rsid w:val="007900BA"/>
    <w:rsid w:val="00790A73"/>
    <w:rsid w:val="007921FE"/>
    <w:rsid w:val="00792221"/>
    <w:rsid w:val="0079268C"/>
    <w:rsid w:val="007927A7"/>
    <w:rsid w:val="00793935"/>
    <w:rsid w:val="007939F1"/>
    <w:rsid w:val="00793B60"/>
    <w:rsid w:val="00793B9A"/>
    <w:rsid w:val="00793BB1"/>
    <w:rsid w:val="007946F9"/>
    <w:rsid w:val="007949F8"/>
    <w:rsid w:val="00794D31"/>
    <w:rsid w:val="00794D32"/>
    <w:rsid w:val="00794EC8"/>
    <w:rsid w:val="0079563A"/>
    <w:rsid w:val="00795FBC"/>
    <w:rsid w:val="0079673E"/>
    <w:rsid w:val="00796DFD"/>
    <w:rsid w:val="00797AAA"/>
    <w:rsid w:val="007A01FA"/>
    <w:rsid w:val="007A0357"/>
    <w:rsid w:val="007A0DFF"/>
    <w:rsid w:val="007A11C8"/>
    <w:rsid w:val="007A13E8"/>
    <w:rsid w:val="007A16C1"/>
    <w:rsid w:val="007A1E43"/>
    <w:rsid w:val="007A24D6"/>
    <w:rsid w:val="007A259B"/>
    <w:rsid w:val="007A344A"/>
    <w:rsid w:val="007A3675"/>
    <w:rsid w:val="007A3854"/>
    <w:rsid w:val="007A39E1"/>
    <w:rsid w:val="007A4561"/>
    <w:rsid w:val="007A5847"/>
    <w:rsid w:val="007A5E41"/>
    <w:rsid w:val="007A6565"/>
    <w:rsid w:val="007A72DB"/>
    <w:rsid w:val="007A785D"/>
    <w:rsid w:val="007A7B94"/>
    <w:rsid w:val="007B00AD"/>
    <w:rsid w:val="007B03F9"/>
    <w:rsid w:val="007B053D"/>
    <w:rsid w:val="007B05A8"/>
    <w:rsid w:val="007B0618"/>
    <w:rsid w:val="007B070E"/>
    <w:rsid w:val="007B0A87"/>
    <w:rsid w:val="007B1044"/>
    <w:rsid w:val="007B12D5"/>
    <w:rsid w:val="007B18FB"/>
    <w:rsid w:val="007B1AE2"/>
    <w:rsid w:val="007B23A2"/>
    <w:rsid w:val="007B287A"/>
    <w:rsid w:val="007B4B92"/>
    <w:rsid w:val="007B5A93"/>
    <w:rsid w:val="007B6083"/>
    <w:rsid w:val="007B675B"/>
    <w:rsid w:val="007B6AB2"/>
    <w:rsid w:val="007B6CDD"/>
    <w:rsid w:val="007B734C"/>
    <w:rsid w:val="007C0A8E"/>
    <w:rsid w:val="007C0AA8"/>
    <w:rsid w:val="007C0B6B"/>
    <w:rsid w:val="007C1030"/>
    <w:rsid w:val="007C1510"/>
    <w:rsid w:val="007C2128"/>
    <w:rsid w:val="007C41D1"/>
    <w:rsid w:val="007C4555"/>
    <w:rsid w:val="007C4C4F"/>
    <w:rsid w:val="007C4C78"/>
    <w:rsid w:val="007C518B"/>
    <w:rsid w:val="007C51E9"/>
    <w:rsid w:val="007C538F"/>
    <w:rsid w:val="007C6015"/>
    <w:rsid w:val="007C613C"/>
    <w:rsid w:val="007C63AF"/>
    <w:rsid w:val="007C668A"/>
    <w:rsid w:val="007C6C7D"/>
    <w:rsid w:val="007C6CE6"/>
    <w:rsid w:val="007C6E87"/>
    <w:rsid w:val="007C72C0"/>
    <w:rsid w:val="007D02A9"/>
    <w:rsid w:val="007D0322"/>
    <w:rsid w:val="007D0E10"/>
    <w:rsid w:val="007D123B"/>
    <w:rsid w:val="007D1F5A"/>
    <w:rsid w:val="007D257E"/>
    <w:rsid w:val="007D2630"/>
    <w:rsid w:val="007D2D91"/>
    <w:rsid w:val="007D329F"/>
    <w:rsid w:val="007D359A"/>
    <w:rsid w:val="007D3854"/>
    <w:rsid w:val="007D38AC"/>
    <w:rsid w:val="007D3B4E"/>
    <w:rsid w:val="007D4FA8"/>
    <w:rsid w:val="007D57AC"/>
    <w:rsid w:val="007D586A"/>
    <w:rsid w:val="007D6286"/>
    <w:rsid w:val="007D6E75"/>
    <w:rsid w:val="007D7048"/>
    <w:rsid w:val="007D738D"/>
    <w:rsid w:val="007D7F5A"/>
    <w:rsid w:val="007E070D"/>
    <w:rsid w:val="007E2D22"/>
    <w:rsid w:val="007E328A"/>
    <w:rsid w:val="007E3339"/>
    <w:rsid w:val="007E3704"/>
    <w:rsid w:val="007E3A45"/>
    <w:rsid w:val="007E4420"/>
    <w:rsid w:val="007E4434"/>
    <w:rsid w:val="007E45D4"/>
    <w:rsid w:val="007E4AB2"/>
    <w:rsid w:val="007E509F"/>
    <w:rsid w:val="007E50E3"/>
    <w:rsid w:val="007E603C"/>
    <w:rsid w:val="007E6303"/>
    <w:rsid w:val="007E74BA"/>
    <w:rsid w:val="007E763D"/>
    <w:rsid w:val="007E7957"/>
    <w:rsid w:val="007F0622"/>
    <w:rsid w:val="007F0A20"/>
    <w:rsid w:val="007F130A"/>
    <w:rsid w:val="007F1839"/>
    <w:rsid w:val="007F2A56"/>
    <w:rsid w:val="007F2CC7"/>
    <w:rsid w:val="007F3034"/>
    <w:rsid w:val="007F4306"/>
    <w:rsid w:val="007F522E"/>
    <w:rsid w:val="007F567C"/>
    <w:rsid w:val="007F5690"/>
    <w:rsid w:val="007F62E1"/>
    <w:rsid w:val="007F6EAF"/>
    <w:rsid w:val="007F7119"/>
    <w:rsid w:val="007F725B"/>
    <w:rsid w:val="008009B2"/>
    <w:rsid w:val="00800B65"/>
    <w:rsid w:val="00800D79"/>
    <w:rsid w:val="00801885"/>
    <w:rsid w:val="00802B76"/>
    <w:rsid w:val="00803895"/>
    <w:rsid w:val="00804859"/>
    <w:rsid w:val="0080555D"/>
    <w:rsid w:val="008058DE"/>
    <w:rsid w:val="00806214"/>
    <w:rsid w:val="008065D7"/>
    <w:rsid w:val="008067CF"/>
    <w:rsid w:val="00806BE0"/>
    <w:rsid w:val="00806E58"/>
    <w:rsid w:val="008108CC"/>
    <w:rsid w:val="00810B10"/>
    <w:rsid w:val="008117AA"/>
    <w:rsid w:val="00811B51"/>
    <w:rsid w:val="00811BE9"/>
    <w:rsid w:val="00811C1D"/>
    <w:rsid w:val="00811CC4"/>
    <w:rsid w:val="00811D4E"/>
    <w:rsid w:val="008122BE"/>
    <w:rsid w:val="008129C3"/>
    <w:rsid w:val="00813241"/>
    <w:rsid w:val="00813AEE"/>
    <w:rsid w:val="00814D9B"/>
    <w:rsid w:val="00814F58"/>
    <w:rsid w:val="008153E2"/>
    <w:rsid w:val="00815798"/>
    <w:rsid w:val="00815F52"/>
    <w:rsid w:val="00816314"/>
    <w:rsid w:val="0081696C"/>
    <w:rsid w:val="0081715A"/>
    <w:rsid w:val="00817629"/>
    <w:rsid w:val="0081767D"/>
    <w:rsid w:val="0082083F"/>
    <w:rsid w:val="008218E0"/>
    <w:rsid w:val="008219CF"/>
    <w:rsid w:val="0082242D"/>
    <w:rsid w:val="008226C2"/>
    <w:rsid w:val="00822D64"/>
    <w:rsid w:val="00822DED"/>
    <w:rsid w:val="008240D9"/>
    <w:rsid w:val="00824A54"/>
    <w:rsid w:val="00824B21"/>
    <w:rsid w:val="008257E1"/>
    <w:rsid w:val="00825846"/>
    <w:rsid w:val="0082629B"/>
    <w:rsid w:val="00826550"/>
    <w:rsid w:val="00826775"/>
    <w:rsid w:val="008277E7"/>
    <w:rsid w:val="00827EED"/>
    <w:rsid w:val="008300A6"/>
    <w:rsid w:val="00830415"/>
    <w:rsid w:val="008304F2"/>
    <w:rsid w:val="00830518"/>
    <w:rsid w:val="008307F5"/>
    <w:rsid w:val="0083114F"/>
    <w:rsid w:val="0083123D"/>
    <w:rsid w:val="008328B5"/>
    <w:rsid w:val="00833301"/>
    <w:rsid w:val="00834480"/>
    <w:rsid w:val="008349B2"/>
    <w:rsid w:val="00835602"/>
    <w:rsid w:val="008358A9"/>
    <w:rsid w:val="00835CB8"/>
    <w:rsid w:val="00836143"/>
    <w:rsid w:val="008362C0"/>
    <w:rsid w:val="0083698C"/>
    <w:rsid w:val="00836C4F"/>
    <w:rsid w:val="00836CE1"/>
    <w:rsid w:val="00836D79"/>
    <w:rsid w:val="008370F2"/>
    <w:rsid w:val="0083740B"/>
    <w:rsid w:val="00837DF4"/>
    <w:rsid w:val="00837ED1"/>
    <w:rsid w:val="0084065C"/>
    <w:rsid w:val="00840C13"/>
    <w:rsid w:val="00841908"/>
    <w:rsid w:val="00842402"/>
    <w:rsid w:val="00842629"/>
    <w:rsid w:val="00842ADD"/>
    <w:rsid w:val="008430C6"/>
    <w:rsid w:val="008435F1"/>
    <w:rsid w:val="008436D5"/>
    <w:rsid w:val="0084392A"/>
    <w:rsid w:val="00843969"/>
    <w:rsid w:val="00843B00"/>
    <w:rsid w:val="00843D96"/>
    <w:rsid w:val="00844654"/>
    <w:rsid w:val="00845341"/>
    <w:rsid w:val="008455AB"/>
    <w:rsid w:val="00845655"/>
    <w:rsid w:val="00845FCA"/>
    <w:rsid w:val="00846517"/>
    <w:rsid w:val="00846579"/>
    <w:rsid w:val="00846D2E"/>
    <w:rsid w:val="00846E65"/>
    <w:rsid w:val="00847155"/>
    <w:rsid w:val="00847435"/>
    <w:rsid w:val="00847527"/>
    <w:rsid w:val="00850387"/>
    <w:rsid w:val="00850ABC"/>
    <w:rsid w:val="00850F14"/>
    <w:rsid w:val="00852B87"/>
    <w:rsid w:val="00852C5A"/>
    <w:rsid w:val="00853569"/>
    <w:rsid w:val="00853728"/>
    <w:rsid w:val="00853FED"/>
    <w:rsid w:val="00854009"/>
    <w:rsid w:val="0085414B"/>
    <w:rsid w:val="0085430B"/>
    <w:rsid w:val="00855456"/>
    <w:rsid w:val="00855685"/>
    <w:rsid w:val="00856034"/>
    <w:rsid w:val="008560A5"/>
    <w:rsid w:val="00856284"/>
    <w:rsid w:val="00856467"/>
    <w:rsid w:val="008570E9"/>
    <w:rsid w:val="0085787C"/>
    <w:rsid w:val="00857B2A"/>
    <w:rsid w:val="00857C55"/>
    <w:rsid w:val="00860237"/>
    <w:rsid w:val="00861373"/>
    <w:rsid w:val="008616F0"/>
    <w:rsid w:val="00861A3D"/>
    <w:rsid w:val="008627BA"/>
    <w:rsid w:val="0086350A"/>
    <w:rsid w:val="00863AFC"/>
    <w:rsid w:val="00863BCA"/>
    <w:rsid w:val="0086432F"/>
    <w:rsid w:val="0086446D"/>
    <w:rsid w:val="00865581"/>
    <w:rsid w:val="008658EC"/>
    <w:rsid w:val="00866069"/>
    <w:rsid w:val="00866EBC"/>
    <w:rsid w:val="00867544"/>
    <w:rsid w:val="00870252"/>
    <w:rsid w:val="0087086C"/>
    <w:rsid w:val="00870874"/>
    <w:rsid w:val="0087116F"/>
    <w:rsid w:val="008715BD"/>
    <w:rsid w:val="008715E7"/>
    <w:rsid w:val="008717EC"/>
    <w:rsid w:val="008718EA"/>
    <w:rsid w:val="00871D4F"/>
    <w:rsid w:val="00871FEE"/>
    <w:rsid w:val="00872238"/>
    <w:rsid w:val="00872DD7"/>
    <w:rsid w:val="00873002"/>
    <w:rsid w:val="00873211"/>
    <w:rsid w:val="0087349E"/>
    <w:rsid w:val="00873F26"/>
    <w:rsid w:val="00874749"/>
    <w:rsid w:val="00875055"/>
    <w:rsid w:val="008760AE"/>
    <w:rsid w:val="008762BC"/>
    <w:rsid w:val="0087698A"/>
    <w:rsid w:val="00876AB8"/>
    <w:rsid w:val="00876ABC"/>
    <w:rsid w:val="00877C0F"/>
    <w:rsid w:val="00877CE4"/>
    <w:rsid w:val="0088017C"/>
    <w:rsid w:val="008807CA"/>
    <w:rsid w:val="00880E1C"/>
    <w:rsid w:val="00880F7A"/>
    <w:rsid w:val="00881C1D"/>
    <w:rsid w:val="00882582"/>
    <w:rsid w:val="00883567"/>
    <w:rsid w:val="008847C1"/>
    <w:rsid w:val="008847C8"/>
    <w:rsid w:val="0088527C"/>
    <w:rsid w:val="00886BCE"/>
    <w:rsid w:val="0088733D"/>
    <w:rsid w:val="0088771D"/>
    <w:rsid w:val="00887AF6"/>
    <w:rsid w:val="00890B74"/>
    <w:rsid w:val="008910CC"/>
    <w:rsid w:val="00891B40"/>
    <w:rsid w:val="008920B9"/>
    <w:rsid w:val="0089294C"/>
    <w:rsid w:val="00892A00"/>
    <w:rsid w:val="008938A8"/>
    <w:rsid w:val="00893A56"/>
    <w:rsid w:val="0089509D"/>
    <w:rsid w:val="008951BC"/>
    <w:rsid w:val="008951D2"/>
    <w:rsid w:val="00897056"/>
    <w:rsid w:val="008A177A"/>
    <w:rsid w:val="008A209A"/>
    <w:rsid w:val="008A2812"/>
    <w:rsid w:val="008A286D"/>
    <w:rsid w:val="008A77B8"/>
    <w:rsid w:val="008B01B3"/>
    <w:rsid w:val="008B0CA8"/>
    <w:rsid w:val="008B1505"/>
    <w:rsid w:val="008B1E1D"/>
    <w:rsid w:val="008B2599"/>
    <w:rsid w:val="008B2FA8"/>
    <w:rsid w:val="008B368F"/>
    <w:rsid w:val="008B377F"/>
    <w:rsid w:val="008B37B6"/>
    <w:rsid w:val="008B4946"/>
    <w:rsid w:val="008B66B9"/>
    <w:rsid w:val="008B7967"/>
    <w:rsid w:val="008C0632"/>
    <w:rsid w:val="008C0667"/>
    <w:rsid w:val="008C0BA5"/>
    <w:rsid w:val="008C2F4C"/>
    <w:rsid w:val="008C38F6"/>
    <w:rsid w:val="008C464F"/>
    <w:rsid w:val="008C515B"/>
    <w:rsid w:val="008C6339"/>
    <w:rsid w:val="008C6FCA"/>
    <w:rsid w:val="008C74B5"/>
    <w:rsid w:val="008C7CCE"/>
    <w:rsid w:val="008C7CFD"/>
    <w:rsid w:val="008D021F"/>
    <w:rsid w:val="008D07CC"/>
    <w:rsid w:val="008D0A8F"/>
    <w:rsid w:val="008D0BC6"/>
    <w:rsid w:val="008D0C9E"/>
    <w:rsid w:val="008D10F0"/>
    <w:rsid w:val="008D1300"/>
    <w:rsid w:val="008D1702"/>
    <w:rsid w:val="008D18E6"/>
    <w:rsid w:val="008D1AA8"/>
    <w:rsid w:val="008D210A"/>
    <w:rsid w:val="008D213E"/>
    <w:rsid w:val="008D3099"/>
    <w:rsid w:val="008D374A"/>
    <w:rsid w:val="008D3831"/>
    <w:rsid w:val="008D5757"/>
    <w:rsid w:val="008D6050"/>
    <w:rsid w:val="008D61E2"/>
    <w:rsid w:val="008D6756"/>
    <w:rsid w:val="008D6CA9"/>
    <w:rsid w:val="008D7012"/>
    <w:rsid w:val="008D7AFC"/>
    <w:rsid w:val="008E06D8"/>
    <w:rsid w:val="008E0FD5"/>
    <w:rsid w:val="008E11B5"/>
    <w:rsid w:val="008E19E3"/>
    <w:rsid w:val="008E1E13"/>
    <w:rsid w:val="008E31CD"/>
    <w:rsid w:val="008E34B9"/>
    <w:rsid w:val="008E38CC"/>
    <w:rsid w:val="008E3915"/>
    <w:rsid w:val="008E5AD3"/>
    <w:rsid w:val="008E5F9F"/>
    <w:rsid w:val="008E6715"/>
    <w:rsid w:val="008E6C04"/>
    <w:rsid w:val="008E7045"/>
    <w:rsid w:val="008E758B"/>
    <w:rsid w:val="008E7967"/>
    <w:rsid w:val="008E7E96"/>
    <w:rsid w:val="008E7FE7"/>
    <w:rsid w:val="008F03F0"/>
    <w:rsid w:val="008F06E6"/>
    <w:rsid w:val="008F12B2"/>
    <w:rsid w:val="008F158C"/>
    <w:rsid w:val="008F1A14"/>
    <w:rsid w:val="008F1DFA"/>
    <w:rsid w:val="008F2298"/>
    <w:rsid w:val="008F2430"/>
    <w:rsid w:val="008F27AF"/>
    <w:rsid w:val="008F397D"/>
    <w:rsid w:val="008F3C62"/>
    <w:rsid w:val="008F42AB"/>
    <w:rsid w:val="008F484E"/>
    <w:rsid w:val="008F4CA9"/>
    <w:rsid w:val="008F50AC"/>
    <w:rsid w:val="008F538D"/>
    <w:rsid w:val="008F588C"/>
    <w:rsid w:val="008F7176"/>
    <w:rsid w:val="008F7322"/>
    <w:rsid w:val="008F791B"/>
    <w:rsid w:val="008F7D64"/>
    <w:rsid w:val="008F7E0E"/>
    <w:rsid w:val="009015F5"/>
    <w:rsid w:val="00902CCD"/>
    <w:rsid w:val="0090442D"/>
    <w:rsid w:val="00905599"/>
    <w:rsid w:val="00905E60"/>
    <w:rsid w:val="00905FD1"/>
    <w:rsid w:val="00907380"/>
    <w:rsid w:val="00910549"/>
    <w:rsid w:val="00910EAB"/>
    <w:rsid w:val="00911476"/>
    <w:rsid w:val="00911DF0"/>
    <w:rsid w:val="00912ACD"/>
    <w:rsid w:val="00912E41"/>
    <w:rsid w:val="0091303C"/>
    <w:rsid w:val="00913323"/>
    <w:rsid w:val="0091355E"/>
    <w:rsid w:val="009142CD"/>
    <w:rsid w:val="009145C0"/>
    <w:rsid w:val="00914748"/>
    <w:rsid w:val="0091475B"/>
    <w:rsid w:val="009151DC"/>
    <w:rsid w:val="00915BEB"/>
    <w:rsid w:val="0091634F"/>
    <w:rsid w:val="0091638A"/>
    <w:rsid w:val="0091694A"/>
    <w:rsid w:val="00916A76"/>
    <w:rsid w:val="00916B30"/>
    <w:rsid w:val="009171DE"/>
    <w:rsid w:val="00917A25"/>
    <w:rsid w:val="00917C7E"/>
    <w:rsid w:val="00921A81"/>
    <w:rsid w:val="00921B13"/>
    <w:rsid w:val="00921D23"/>
    <w:rsid w:val="00922134"/>
    <w:rsid w:val="0092282B"/>
    <w:rsid w:val="00922FCF"/>
    <w:rsid w:val="0092391D"/>
    <w:rsid w:val="0092392D"/>
    <w:rsid w:val="00923BE3"/>
    <w:rsid w:val="009242EB"/>
    <w:rsid w:val="00924B9B"/>
    <w:rsid w:val="009256C2"/>
    <w:rsid w:val="00926E97"/>
    <w:rsid w:val="00926F48"/>
    <w:rsid w:val="009303A6"/>
    <w:rsid w:val="009307EE"/>
    <w:rsid w:val="00930A52"/>
    <w:rsid w:val="00931239"/>
    <w:rsid w:val="009313E0"/>
    <w:rsid w:val="00931D12"/>
    <w:rsid w:val="009346FD"/>
    <w:rsid w:val="00935566"/>
    <w:rsid w:val="00935D79"/>
    <w:rsid w:val="00935E5F"/>
    <w:rsid w:val="009366D7"/>
    <w:rsid w:val="00936BEE"/>
    <w:rsid w:val="009377B1"/>
    <w:rsid w:val="0094005B"/>
    <w:rsid w:val="00940BBF"/>
    <w:rsid w:val="00940CC9"/>
    <w:rsid w:val="00940F29"/>
    <w:rsid w:val="00941E8D"/>
    <w:rsid w:val="009426F5"/>
    <w:rsid w:val="00942757"/>
    <w:rsid w:val="009427C8"/>
    <w:rsid w:val="009433C5"/>
    <w:rsid w:val="0094411F"/>
    <w:rsid w:val="00944A65"/>
    <w:rsid w:val="00944E2A"/>
    <w:rsid w:val="0094569E"/>
    <w:rsid w:val="00945922"/>
    <w:rsid w:val="00946543"/>
    <w:rsid w:val="00946E3F"/>
    <w:rsid w:val="00946EBB"/>
    <w:rsid w:val="00946EC5"/>
    <w:rsid w:val="00947F68"/>
    <w:rsid w:val="00950A42"/>
    <w:rsid w:val="00951FB6"/>
    <w:rsid w:val="009528B4"/>
    <w:rsid w:val="009539D6"/>
    <w:rsid w:val="00953A9C"/>
    <w:rsid w:val="00953F94"/>
    <w:rsid w:val="00955497"/>
    <w:rsid w:val="00956445"/>
    <w:rsid w:val="00956CD8"/>
    <w:rsid w:val="0096008B"/>
    <w:rsid w:val="00960D40"/>
    <w:rsid w:val="00962A7D"/>
    <w:rsid w:val="00962E16"/>
    <w:rsid w:val="00962F94"/>
    <w:rsid w:val="00963269"/>
    <w:rsid w:val="00963574"/>
    <w:rsid w:val="00963699"/>
    <w:rsid w:val="00963851"/>
    <w:rsid w:val="0096524C"/>
    <w:rsid w:val="00965609"/>
    <w:rsid w:val="00965E2C"/>
    <w:rsid w:val="00965F27"/>
    <w:rsid w:val="0096693D"/>
    <w:rsid w:val="009669A4"/>
    <w:rsid w:val="00966C21"/>
    <w:rsid w:val="009677A8"/>
    <w:rsid w:val="009678FC"/>
    <w:rsid w:val="00967DE6"/>
    <w:rsid w:val="00967F5B"/>
    <w:rsid w:val="0097026F"/>
    <w:rsid w:val="0097037E"/>
    <w:rsid w:val="009703FB"/>
    <w:rsid w:val="00970529"/>
    <w:rsid w:val="009717C7"/>
    <w:rsid w:val="0097282C"/>
    <w:rsid w:val="009729C1"/>
    <w:rsid w:val="00972EEA"/>
    <w:rsid w:val="009734AE"/>
    <w:rsid w:val="00973646"/>
    <w:rsid w:val="00973B54"/>
    <w:rsid w:val="00973FC3"/>
    <w:rsid w:val="009747EC"/>
    <w:rsid w:val="00974807"/>
    <w:rsid w:val="009752B1"/>
    <w:rsid w:val="00976969"/>
    <w:rsid w:val="00976A85"/>
    <w:rsid w:val="00977399"/>
    <w:rsid w:val="009774BC"/>
    <w:rsid w:val="00977C6A"/>
    <w:rsid w:val="00980112"/>
    <w:rsid w:val="00980423"/>
    <w:rsid w:val="00980AD2"/>
    <w:rsid w:val="00981098"/>
    <w:rsid w:val="00981599"/>
    <w:rsid w:val="0098195A"/>
    <w:rsid w:val="009820DC"/>
    <w:rsid w:val="009829A4"/>
    <w:rsid w:val="00982DE2"/>
    <w:rsid w:val="00983338"/>
    <w:rsid w:val="00983A81"/>
    <w:rsid w:val="00983F66"/>
    <w:rsid w:val="00983FB5"/>
    <w:rsid w:val="00985726"/>
    <w:rsid w:val="00985B07"/>
    <w:rsid w:val="00985C73"/>
    <w:rsid w:val="00985EE2"/>
    <w:rsid w:val="00986720"/>
    <w:rsid w:val="009867A0"/>
    <w:rsid w:val="00987443"/>
    <w:rsid w:val="00987DFF"/>
    <w:rsid w:val="009901C9"/>
    <w:rsid w:val="009916E2"/>
    <w:rsid w:val="00991CC7"/>
    <w:rsid w:val="0099215C"/>
    <w:rsid w:val="009923C5"/>
    <w:rsid w:val="00992D51"/>
    <w:rsid w:val="009944A6"/>
    <w:rsid w:val="00994EEA"/>
    <w:rsid w:val="00995C63"/>
    <w:rsid w:val="009962D9"/>
    <w:rsid w:val="00996C68"/>
    <w:rsid w:val="00996F45"/>
    <w:rsid w:val="00996FB1"/>
    <w:rsid w:val="009970AE"/>
    <w:rsid w:val="009971F4"/>
    <w:rsid w:val="00997787"/>
    <w:rsid w:val="00997B69"/>
    <w:rsid w:val="00997CFD"/>
    <w:rsid w:val="009A04A0"/>
    <w:rsid w:val="009A0C37"/>
    <w:rsid w:val="009A1144"/>
    <w:rsid w:val="009A1B79"/>
    <w:rsid w:val="009A2F04"/>
    <w:rsid w:val="009A33E6"/>
    <w:rsid w:val="009A379C"/>
    <w:rsid w:val="009A39C5"/>
    <w:rsid w:val="009A3B81"/>
    <w:rsid w:val="009A5469"/>
    <w:rsid w:val="009A5475"/>
    <w:rsid w:val="009A5ABA"/>
    <w:rsid w:val="009A5FBA"/>
    <w:rsid w:val="009A6983"/>
    <w:rsid w:val="009B0AE4"/>
    <w:rsid w:val="009B0C35"/>
    <w:rsid w:val="009B1AE2"/>
    <w:rsid w:val="009B35D1"/>
    <w:rsid w:val="009B36F6"/>
    <w:rsid w:val="009B4238"/>
    <w:rsid w:val="009B57E5"/>
    <w:rsid w:val="009B6220"/>
    <w:rsid w:val="009B6A73"/>
    <w:rsid w:val="009B75ED"/>
    <w:rsid w:val="009C0DC4"/>
    <w:rsid w:val="009C1FB9"/>
    <w:rsid w:val="009C2973"/>
    <w:rsid w:val="009C30A2"/>
    <w:rsid w:val="009C374B"/>
    <w:rsid w:val="009C43B4"/>
    <w:rsid w:val="009C530F"/>
    <w:rsid w:val="009C5E95"/>
    <w:rsid w:val="009C689A"/>
    <w:rsid w:val="009C6FDF"/>
    <w:rsid w:val="009C7683"/>
    <w:rsid w:val="009C7B15"/>
    <w:rsid w:val="009C7F19"/>
    <w:rsid w:val="009D1187"/>
    <w:rsid w:val="009D1CFE"/>
    <w:rsid w:val="009D2BE8"/>
    <w:rsid w:val="009D2E93"/>
    <w:rsid w:val="009D3128"/>
    <w:rsid w:val="009D389B"/>
    <w:rsid w:val="009D3BE5"/>
    <w:rsid w:val="009D3F26"/>
    <w:rsid w:val="009D4DDC"/>
    <w:rsid w:val="009D50AE"/>
    <w:rsid w:val="009D5ADA"/>
    <w:rsid w:val="009D5FF8"/>
    <w:rsid w:val="009D628D"/>
    <w:rsid w:val="009D73AF"/>
    <w:rsid w:val="009E0178"/>
    <w:rsid w:val="009E02F5"/>
    <w:rsid w:val="009E0FA5"/>
    <w:rsid w:val="009E19D2"/>
    <w:rsid w:val="009E34D9"/>
    <w:rsid w:val="009E3BBC"/>
    <w:rsid w:val="009E484F"/>
    <w:rsid w:val="009E48A7"/>
    <w:rsid w:val="009E49D5"/>
    <w:rsid w:val="009E4EAC"/>
    <w:rsid w:val="009E562C"/>
    <w:rsid w:val="009E57B0"/>
    <w:rsid w:val="009E647B"/>
    <w:rsid w:val="009E6BD0"/>
    <w:rsid w:val="009E7D27"/>
    <w:rsid w:val="009E7E09"/>
    <w:rsid w:val="009E7E98"/>
    <w:rsid w:val="009E7F47"/>
    <w:rsid w:val="009F085C"/>
    <w:rsid w:val="009F137C"/>
    <w:rsid w:val="009F15A6"/>
    <w:rsid w:val="009F21BD"/>
    <w:rsid w:val="009F2999"/>
    <w:rsid w:val="009F391B"/>
    <w:rsid w:val="009F4535"/>
    <w:rsid w:val="009F4552"/>
    <w:rsid w:val="009F5B28"/>
    <w:rsid w:val="009F61F8"/>
    <w:rsid w:val="009F6C64"/>
    <w:rsid w:val="009F7264"/>
    <w:rsid w:val="009F72EF"/>
    <w:rsid w:val="009F7824"/>
    <w:rsid w:val="00A00B57"/>
    <w:rsid w:val="00A00BCB"/>
    <w:rsid w:val="00A01BE7"/>
    <w:rsid w:val="00A022A3"/>
    <w:rsid w:val="00A02EBA"/>
    <w:rsid w:val="00A0318A"/>
    <w:rsid w:val="00A03670"/>
    <w:rsid w:val="00A042F8"/>
    <w:rsid w:val="00A0437B"/>
    <w:rsid w:val="00A04F87"/>
    <w:rsid w:val="00A06214"/>
    <w:rsid w:val="00A06265"/>
    <w:rsid w:val="00A06AB5"/>
    <w:rsid w:val="00A06FC8"/>
    <w:rsid w:val="00A06FE4"/>
    <w:rsid w:val="00A0785F"/>
    <w:rsid w:val="00A079D6"/>
    <w:rsid w:val="00A101C0"/>
    <w:rsid w:val="00A10321"/>
    <w:rsid w:val="00A10D17"/>
    <w:rsid w:val="00A110B3"/>
    <w:rsid w:val="00A119C9"/>
    <w:rsid w:val="00A12563"/>
    <w:rsid w:val="00A127F5"/>
    <w:rsid w:val="00A12B8E"/>
    <w:rsid w:val="00A1312D"/>
    <w:rsid w:val="00A13348"/>
    <w:rsid w:val="00A13B85"/>
    <w:rsid w:val="00A13D9D"/>
    <w:rsid w:val="00A169F4"/>
    <w:rsid w:val="00A16A37"/>
    <w:rsid w:val="00A16DBB"/>
    <w:rsid w:val="00A172C4"/>
    <w:rsid w:val="00A174AC"/>
    <w:rsid w:val="00A200E4"/>
    <w:rsid w:val="00A21D44"/>
    <w:rsid w:val="00A22C98"/>
    <w:rsid w:val="00A22E93"/>
    <w:rsid w:val="00A22FFA"/>
    <w:rsid w:val="00A241D1"/>
    <w:rsid w:val="00A241DE"/>
    <w:rsid w:val="00A24302"/>
    <w:rsid w:val="00A25079"/>
    <w:rsid w:val="00A25C23"/>
    <w:rsid w:val="00A25E38"/>
    <w:rsid w:val="00A26B11"/>
    <w:rsid w:val="00A26F57"/>
    <w:rsid w:val="00A27284"/>
    <w:rsid w:val="00A272AD"/>
    <w:rsid w:val="00A2759E"/>
    <w:rsid w:val="00A279F0"/>
    <w:rsid w:val="00A30034"/>
    <w:rsid w:val="00A3005B"/>
    <w:rsid w:val="00A30301"/>
    <w:rsid w:val="00A30736"/>
    <w:rsid w:val="00A30BB2"/>
    <w:rsid w:val="00A31715"/>
    <w:rsid w:val="00A31ABF"/>
    <w:rsid w:val="00A32854"/>
    <w:rsid w:val="00A3326C"/>
    <w:rsid w:val="00A33C38"/>
    <w:rsid w:val="00A33D15"/>
    <w:rsid w:val="00A344AE"/>
    <w:rsid w:val="00A34EA0"/>
    <w:rsid w:val="00A360C2"/>
    <w:rsid w:val="00A36AC5"/>
    <w:rsid w:val="00A36D89"/>
    <w:rsid w:val="00A375A4"/>
    <w:rsid w:val="00A37844"/>
    <w:rsid w:val="00A37EC3"/>
    <w:rsid w:val="00A40280"/>
    <w:rsid w:val="00A40841"/>
    <w:rsid w:val="00A409D4"/>
    <w:rsid w:val="00A409F8"/>
    <w:rsid w:val="00A418C1"/>
    <w:rsid w:val="00A4200B"/>
    <w:rsid w:val="00A424E8"/>
    <w:rsid w:val="00A425C6"/>
    <w:rsid w:val="00A4266A"/>
    <w:rsid w:val="00A427D8"/>
    <w:rsid w:val="00A42DC2"/>
    <w:rsid w:val="00A42E56"/>
    <w:rsid w:val="00A435EE"/>
    <w:rsid w:val="00A43A52"/>
    <w:rsid w:val="00A44A3F"/>
    <w:rsid w:val="00A44D2F"/>
    <w:rsid w:val="00A45951"/>
    <w:rsid w:val="00A45A15"/>
    <w:rsid w:val="00A45A65"/>
    <w:rsid w:val="00A46075"/>
    <w:rsid w:val="00A46387"/>
    <w:rsid w:val="00A4692B"/>
    <w:rsid w:val="00A46A5E"/>
    <w:rsid w:val="00A46D75"/>
    <w:rsid w:val="00A47EE7"/>
    <w:rsid w:val="00A505AF"/>
    <w:rsid w:val="00A50A6D"/>
    <w:rsid w:val="00A50F75"/>
    <w:rsid w:val="00A510C8"/>
    <w:rsid w:val="00A5118D"/>
    <w:rsid w:val="00A51662"/>
    <w:rsid w:val="00A51951"/>
    <w:rsid w:val="00A52CFE"/>
    <w:rsid w:val="00A52E2F"/>
    <w:rsid w:val="00A52EF2"/>
    <w:rsid w:val="00A53141"/>
    <w:rsid w:val="00A534CD"/>
    <w:rsid w:val="00A53F29"/>
    <w:rsid w:val="00A54A37"/>
    <w:rsid w:val="00A54EA3"/>
    <w:rsid w:val="00A55CF1"/>
    <w:rsid w:val="00A55D80"/>
    <w:rsid w:val="00A57405"/>
    <w:rsid w:val="00A579FB"/>
    <w:rsid w:val="00A57E07"/>
    <w:rsid w:val="00A601DA"/>
    <w:rsid w:val="00A60517"/>
    <w:rsid w:val="00A608DA"/>
    <w:rsid w:val="00A61627"/>
    <w:rsid w:val="00A616BF"/>
    <w:rsid w:val="00A62285"/>
    <w:rsid w:val="00A62AB7"/>
    <w:rsid w:val="00A62FB5"/>
    <w:rsid w:val="00A63590"/>
    <w:rsid w:val="00A63DA7"/>
    <w:rsid w:val="00A63F33"/>
    <w:rsid w:val="00A65653"/>
    <w:rsid w:val="00A659B4"/>
    <w:rsid w:val="00A6633C"/>
    <w:rsid w:val="00A67285"/>
    <w:rsid w:val="00A67540"/>
    <w:rsid w:val="00A6791A"/>
    <w:rsid w:val="00A70144"/>
    <w:rsid w:val="00A705F9"/>
    <w:rsid w:val="00A70B29"/>
    <w:rsid w:val="00A71383"/>
    <w:rsid w:val="00A715AC"/>
    <w:rsid w:val="00A71A2A"/>
    <w:rsid w:val="00A71C08"/>
    <w:rsid w:val="00A721DD"/>
    <w:rsid w:val="00A7338A"/>
    <w:rsid w:val="00A739ED"/>
    <w:rsid w:val="00A73B79"/>
    <w:rsid w:val="00A7537F"/>
    <w:rsid w:val="00A76AA8"/>
    <w:rsid w:val="00A76B78"/>
    <w:rsid w:val="00A776EE"/>
    <w:rsid w:val="00A806DF"/>
    <w:rsid w:val="00A81B08"/>
    <w:rsid w:val="00A82720"/>
    <w:rsid w:val="00A82D13"/>
    <w:rsid w:val="00A840E8"/>
    <w:rsid w:val="00A84543"/>
    <w:rsid w:val="00A84BC0"/>
    <w:rsid w:val="00A84C40"/>
    <w:rsid w:val="00A85142"/>
    <w:rsid w:val="00A857AB"/>
    <w:rsid w:val="00A873E7"/>
    <w:rsid w:val="00A87FAA"/>
    <w:rsid w:val="00A906AC"/>
    <w:rsid w:val="00A90D19"/>
    <w:rsid w:val="00A91634"/>
    <w:rsid w:val="00A91895"/>
    <w:rsid w:val="00A93C88"/>
    <w:rsid w:val="00A94352"/>
    <w:rsid w:val="00A94524"/>
    <w:rsid w:val="00A946AF"/>
    <w:rsid w:val="00A94B36"/>
    <w:rsid w:val="00A96498"/>
    <w:rsid w:val="00A96717"/>
    <w:rsid w:val="00A97403"/>
    <w:rsid w:val="00A976F1"/>
    <w:rsid w:val="00A9787C"/>
    <w:rsid w:val="00A97C64"/>
    <w:rsid w:val="00AA0728"/>
    <w:rsid w:val="00AA1DB4"/>
    <w:rsid w:val="00AA2252"/>
    <w:rsid w:val="00AA2B33"/>
    <w:rsid w:val="00AA38B1"/>
    <w:rsid w:val="00AA4BFB"/>
    <w:rsid w:val="00AA4CC9"/>
    <w:rsid w:val="00AA4CD1"/>
    <w:rsid w:val="00AA53DB"/>
    <w:rsid w:val="00AA5DC3"/>
    <w:rsid w:val="00AA6476"/>
    <w:rsid w:val="00AA6565"/>
    <w:rsid w:val="00AA66C6"/>
    <w:rsid w:val="00AA6E5D"/>
    <w:rsid w:val="00AA7497"/>
    <w:rsid w:val="00AA762B"/>
    <w:rsid w:val="00AA7F16"/>
    <w:rsid w:val="00AB0D6C"/>
    <w:rsid w:val="00AB2517"/>
    <w:rsid w:val="00AB35F4"/>
    <w:rsid w:val="00AB37B6"/>
    <w:rsid w:val="00AB3845"/>
    <w:rsid w:val="00AB3AAD"/>
    <w:rsid w:val="00AB3C2B"/>
    <w:rsid w:val="00AB3DCD"/>
    <w:rsid w:val="00AB4E60"/>
    <w:rsid w:val="00AB58F7"/>
    <w:rsid w:val="00AB621A"/>
    <w:rsid w:val="00AB65D2"/>
    <w:rsid w:val="00AB6A0A"/>
    <w:rsid w:val="00AB6BC3"/>
    <w:rsid w:val="00AB76CA"/>
    <w:rsid w:val="00AB7E5E"/>
    <w:rsid w:val="00AC0086"/>
    <w:rsid w:val="00AC0876"/>
    <w:rsid w:val="00AC0953"/>
    <w:rsid w:val="00AC0D37"/>
    <w:rsid w:val="00AC243D"/>
    <w:rsid w:val="00AC2454"/>
    <w:rsid w:val="00AC2A73"/>
    <w:rsid w:val="00AC3783"/>
    <w:rsid w:val="00AC3C0B"/>
    <w:rsid w:val="00AC4223"/>
    <w:rsid w:val="00AC4558"/>
    <w:rsid w:val="00AC4D9F"/>
    <w:rsid w:val="00AC54A4"/>
    <w:rsid w:val="00AC590A"/>
    <w:rsid w:val="00AC5E78"/>
    <w:rsid w:val="00AC614D"/>
    <w:rsid w:val="00AC63B8"/>
    <w:rsid w:val="00AC6A27"/>
    <w:rsid w:val="00AC7523"/>
    <w:rsid w:val="00AD0F78"/>
    <w:rsid w:val="00AD10BC"/>
    <w:rsid w:val="00AD1EBF"/>
    <w:rsid w:val="00AD21A5"/>
    <w:rsid w:val="00AD447F"/>
    <w:rsid w:val="00AD449C"/>
    <w:rsid w:val="00AD46AF"/>
    <w:rsid w:val="00AD4BF2"/>
    <w:rsid w:val="00AD4D80"/>
    <w:rsid w:val="00AD509F"/>
    <w:rsid w:val="00AD50ED"/>
    <w:rsid w:val="00AD5453"/>
    <w:rsid w:val="00AD5734"/>
    <w:rsid w:val="00AD5E07"/>
    <w:rsid w:val="00AD79E7"/>
    <w:rsid w:val="00AE02B1"/>
    <w:rsid w:val="00AE04CE"/>
    <w:rsid w:val="00AE0E14"/>
    <w:rsid w:val="00AE1DB3"/>
    <w:rsid w:val="00AE2091"/>
    <w:rsid w:val="00AE266C"/>
    <w:rsid w:val="00AE2ABB"/>
    <w:rsid w:val="00AE2E88"/>
    <w:rsid w:val="00AE3BD9"/>
    <w:rsid w:val="00AE441B"/>
    <w:rsid w:val="00AE548B"/>
    <w:rsid w:val="00AE586F"/>
    <w:rsid w:val="00AE5D9B"/>
    <w:rsid w:val="00AE61E3"/>
    <w:rsid w:val="00AE6BE0"/>
    <w:rsid w:val="00AE6C8B"/>
    <w:rsid w:val="00AE70A7"/>
    <w:rsid w:val="00AE7998"/>
    <w:rsid w:val="00AE79DB"/>
    <w:rsid w:val="00AF0C27"/>
    <w:rsid w:val="00AF0D9C"/>
    <w:rsid w:val="00AF170A"/>
    <w:rsid w:val="00AF1ACA"/>
    <w:rsid w:val="00AF1C24"/>
    <w:rsid w:val="00AF3854"/>
    <w:rsid w:val="00AF3C90"/>
    <w:rsid w:val="00AF41F8"/>
    <w:rsid w:val="00AF4329"/>
    <w:rsid w:val="00AF6343"/>
    <w:rsid w:val="00AF66D0"/>
    <w:rsid w:val="00AF678F"/>
    <w:rsid w:val="00AF67F1"/>
    <w:rsid w:val="00AF7ABB"/>
    <w:rsid w:val="00B002C4"/>
    <w:rsid w:val="00B0033F"/>
    <w:rsid w:val="00B0048F"/>
    <w:rsid w:val="00B011BF"/>
    <w:rsid w:val="00B013E3"/>
    <w:rsid w:val="00B01905"/>
    <w:rsid w:val="00B022FC"/>
    <w:rsid w:val="00B0239E"/>
    <w:rsid w:val="00B036F6"/>
    <w:rsid w:val="00B03869"/>
    <w:rsid w:val="00B03FA4"/>
    <w:rsid w:val="00B04062"/>
    <w:rsid w:val="00B0566E"/>
    <w:rsid w:val="00B0598E"/>
    <w:rsid w:val="00B06BBA"/>
    <w:rsid w:val="00B06D19"/>
    <w:rsid w:val="00B07F5D"/>
    <w:rsid w:val="00B101B2"/>
    <w:rsid w:val="00B109C0"/>
    <w:rsid w:val="00B10DE5"/>
    <w:rsid w:val="00B1144D"/>
    <w:rsid w:val="00B11590"/>
    <w:rsid w:val="00B11DAC"/>
    <w:rsid w:val="00B12845"/>
    <w:rsid w:val="00B1299E"/>
    <w:rsid w:val="00B12A64"/>
    <w:rsid w:val="00B13473"/>
    <w:rsid w:val="00B1376A"/>
    <w:rsid w:val="00B13A24"/>
    <w:rsid w:val="00B13A2C"/>
    <w:rsid w:val="00B13B3C"/>
    <w:rsid w:val="00B143B9"/>
    <w:rsid w:val="00B1462C"/>
    <w:rsid w:val="00B14870"/>
    <w:rsid w:val="00B14996"/>
    <w:rsid w:val="00B15303"/>
    <w:rsid w:val="00B15ABF"/>
    <w:rsid w:val="00B16785"/>
    <w:rsid w:val="00B20754"/>
    <w:rsid w:val="00B20B3B"/>
    <w:rsid w:val="00B2193D"/>
    <w:rsid w:val="00B21D94"/>
    <w:rsid w:val="00B22F71"/>
    <w:rsid w:val="00B234A2"/>
    <w:rsid w:val="00B234AB"/>
    <w:rsid w:val="00B23F24"/>
    <w:rsid w:val="00B24715"/>
    <w:rsid w:val="00B24B46"/>
    <w:rsid w:val="00B24B76"/>
    <w:rsid w:val="00B2515E"/>
    <w:rsid w:val="00B25243"/>
    <w:rsid w:val="00B261E1"/>
    <w:rsid w:val="00B263E2"/>
    <w:rsid w:val="00B2667A"/>
    <w:rsid w:val="00B269B3"/>
    <w:rsid w:val="00B26CC7"/>
    <w:rsid w:val="00B26E1B"/>
    <w:rsid w:val="00B278CA"/>
    <w:rsid w:val="00B27C64"/>
    <w:rsid w:val="00B30090"/>
    <w:rsid w:val="00B30369"/>
    <w:rsid w:val="00B30C0D"/>
    <w:rsid w:val="00B30C7A"/>
    <w:rsid w:val="00B316A7"/>
    <w:rsid w:val="00B3176A"/>
    <w:rsid w:val="00B33359"/>
    <w:rsid w:val="00B3340A"/>
    <w:rsid w:val="00B337C3"/>
    <w:rsid w:val="00B33CE6"/>
    <w:rsid w:val="00B3422B"/>
    <w:rsid w:val="00B34609"/>
    <w:rsid w:val="00B34E30"/>
    <w:rsid w:val="00B35560"/>
    <w:rsid w:val="00B3580C"/>
    <w:rsid w:val="00B35CAC"/>
    <w:rsid w:val="00B35EEA"/>
    <w:rsid w:val="00B36566"/>
    <w:rsid w:val="00B368EE"/>
    <w:rsid w:val="00B37150"/>
    <w:rsid w:val="00B37258"/>
    <w:rsid w:val="00B37D7D"/>
    <w:rsid w:val="00B4006E"/>
    <w:rsid w:val="00B4027F"/>
    <w:rsid w:val="00B41A77"/>
    <w:rsid w:val="00B41AF0"/>
    <w:rsid w:val="00B42528"/>
    <w:rsid w:val="00B42CD3"/>
    <w:rsid w:val="00B4399E"/>
    <w:rsid w:val="00B43A2E"/>
    <w:rsid w:val="00B43D98"/>
    <w:rsid w:val="00B442DE"/>
    <w:rsid w:val="00B4559A"/>
    <w:rsid w:val="00B455A4"/>
    <w:rsid w:val="00B473A6"/>
    <w:rsid w:val="00B47EA1"/>
    <w:rsid w:val="00B47F5E"/>
    <w:rsid w:val="00B5007C"/>
    <w:rsid w:val="00B513D5"/>
    <w:rsid w:val="00B513EC"/>
    <w:rsid w:val="00B52051"/>
    <w:rsid w:val="00B52AF2"/>
    <w:rsid w:val="00B52F87"/>
    <w:rsid w:val="00B5303B"/>
    <w:rsid w:val="00B530CB"/>
    <w:rsid w:val="00B540C6"/>
    <w:rsid w:val="00B5441B"/>
    <w:rsid w:val="00B54EA4"/>
    <w:rsid w:val="00B5564B"/>
    <w:rsid w:val="00B556C0"/>
    <w:rsid w:val="00B55F5E"/>
    <w:rsid w:val="00B5600C"/>
    <w:rsid w:val="00B57654"/>
    <w:rsid w:val="00B600C0"/>
    <w:rsid w:val="00B6088E"/>
    <w:rsid w:val="00B619EA"/>
    <w:rsid w:val="00B61BEA"/>
    <w:rsid w:val="00B62731"/>
    <w:rsid w:val="00B62A5E"/>
    <w:rsid w:val="00B634D7"/>
    <w:rsid w:val="00B63695"/>
    <w:rsid w:val="00B63DFD"/>
    <w:rsid w:val="00B64BDA"/>
    <w:rsid w:val="00B64F30"/>
    <w:rsid w:val="00B652CC"/>
    <w:rsid w:val="00B65631"/>
    <w:rsid w:val="00B65767"/>
    <w:rsid w:val="00B678A3"/>
    <w:rsid w:val="00B67AFA"/>
    <w:rsid w:val="00B7038B"/>
    <w:rsid w:val="00B7048E"/>
    <w:rsid w:val="00B71723"/>
    <w:rsid w:val="00B731BE"/>
    <w:rsid w:val="00B736F8"/>
    <w:rsid w:val="00B74E0B"/>
    <w:rsid w:val="00B75844"/>
    <w:rsid w:val="00B75923"/>
    <w:rsid w:val="00B75CD2"/>
    <w:rsid w:val="00B76411"/>
    <w:rsid w:val="00B76B70"/>
    <w:rsid w:val="00B80E68"/>
    <w:rsid w:val="00B810B9"/>
    <w:rsid w:val="00B81FB4"/>
    <w:rsid w:val="00B8228B"/>
    <w:rsid w:val="00B82449"/>
    <w:rsid w:val="00B82A2F"/>
    <w:rsid w:val="00B837FC"/>
    <w:rsid w:val="00B83B60"/>
    <w:rsid w:val="00B83BBA"/>
    <w:rsid w:val="00B84D00"/>
    <w:rsid w:val="00B85EF9"/>
    <w:rsid w:val="00B86745"/>
    <w:rsid w:val="00B8688C"/>
    <w:rsid w:val="00B8690F"/>
    <w:rsid w:val="00B871B0"/>
    <w:rsid w:val="00B872E7"/>
    <w:rsid w:val="00B87463"/>
    <w:rsid w:val="00B90492"/>
    <w:rsid w:val="00B90631"/>
    <w:rsid w:val="00B91CF0"/>
    <w:rsid w:val="00B91F54"/>
    <w:rsid w:val="00B92009"/>
    <w:rsid w:val="00B92384"/>
    <w:rsid w:val="00B93844"/>
    <w:rsid w:val="00B94164"/>
    <w:rsid w:val="00B94C2E"/>
    <w:rsid w:val="00B96ECA"/>
    <w:rsid w:val="00B976EA"/>
    <w:rsid w:val="00BA0C30"/>
    <w:rsid w:val="00BA0CCE"/>
    <w:rsid w:val="00BA1279"/>
    <w:rsid w:val="00BA139C"/>
    <w:rsid w:val="00BA150F"/>
    <w:rsid w:val="00BA1F8E"/>
    <w:rsid w:val="00BA215B"/>
    <w:rsid w:val="00BA3DE5"/>
    <w:rsid w:val="00BA46E9"/>
    <w:rsid w:val="00BA4AC9"/>
    <w:rsid w:val="00BA4B0E"/>
    <w:rsid w:val="00BA537B"/>
    <w:rsid w:val="00BA56B5"/>
    <w:rsid w:val="00BA5875"/>
    <w:rsid w:val="00BA588A"/>
    <w:rsid w:val="00BA5AEB"/>
    <w:rsid w:val="00BA5BB9"/>
    <w:rsid w:val="00BA64FB"/>
    <w:rsid w:val="00BA67A7"/>
    <w:rsid w:val="00BA6DFB"/>
    <w:rsid w:val="00BA73FD"/>
    <w:rsid w:val="00BA780E"/>
    <w:rsid w:val="00BA7D66"/>
    <w:rsid w:val="00BB0F4F"/>
    <w:rsid w:val="00BB13C0"/>
    <w:rsid w:val="00BB159F"/>
    <w:rsid w:val="00BB17D8"/>
    <w:rsid w:val="00BB1987"/>
    <w:rsid w:val="00BB1CBC"/>
    <w:rsid w:val="00BB2C01"/>
    <w:rsid w:val="00BB313C"/>
    <w:rsid w:val="00BB36F2"/>
    <w:rsid w:val="00BB435A"/>
    <w:rsid w:val="00BB44D3"/>
    <w:rsid w:val="00BB4660"/>
    <w:rsid w:val="00BB48A8"/>
    <w:rsid w:val="00BB4CB3"/>
    <w:rsid w:val="00BB554D"/>
    <w:rsid w:val="00BB55A4"/>
    <w:rsid w:val="00BB59CB"/>
    <w:rsid w:val="00BB5B5E"/>
    <w:rsid w:val="00BB5CB7"/>
    <w:rsid w:val="00BB7114"/>
    <w:rsid w:val="00BB7615"/>
    <w:rsid w:val="00BB79A9"/>
    <w:rsid w:val="00BC0F95"/>
    <w:rsid w:val="00BC0FB7"/>
    <w:rsid w:val="00BC160B"/>
    <w:rsid w:val="00BC3523"/>
    <w:rsid w:val="00BC35F2"/>
    <w:rsid w:val="00BC3BB1"/>
    <w:rsid w:val="00BC4C10"/>
    <w:rsid w:val="00BC5007"/>
    <w:rsid w:val="00BC5839"/>
    <w:rsid w:val="00BD0363"/>
    <w:rsid w:val="00BD03F5"/>
    <w:rsid w:val="00BD2069"/>
    <w:rsid w:val="00BD23D6"/>
    <w:rsid w:val="00BD24CC"/>
    <w:rsid w:val="00BD25D6"/>
    <w:rsid w:val="00BD2A06"/>
    <w:rsid w:val="00BD4767"/>
    <w:rsid w:val="00BD5549"/>
    <w:rsid w:val="00BD5595"/>
    <w:rsid w:val="00BD5F58"/>
    <w:rsid w:val="00BD6068"/>
    <w:rsid w:val="00BD6256"/>
    <w:rsid w:val="00BD686F"/>
    <w:rsid w:val="00BD6EBB"/>
    <w:rsid w:val="00BD70E5"/>
    <w:rsid w:val="00BD7890"/>
    <w:rsid w:val="00BD79A3"/>
    <w:rsid w:val="00BD79A9"/>
    <w:rsid w:val="00BD79CC"/>
    <w:rsid w:val="00BE0DE2"/>
    <w:rsid w:val="00BE13F1"/>
    <w:rsid w:val="00BE2297"/>
    <w:rsid w:val="00BE2E85"/>
    <w:rsid w:val="00BE3017"/>
    <w:rsid w:val="00BE337F"/>
    <w:rsid w:val="00BE3459"/>
    <w:rsid w:val="00BE48BE"/>
    <w:rsid w:val="00BE52EC"/>
    <w:rsid w:val="00BE75B5"/>
    <w:rsid w:val="00BF0A94"/>
    <w:rsid w:val="00BF0B2F"/>
    <w:rsid w:val="00BF1BBB"/>
    <w:rsid w:val="00BF1DC9"/>
    <w:rsid w:val="00BF23C0"/>
    <w:rsid w:val="00BF29EB"/>
    <w:rsid w:val="00BF2D0A"/>
    <w:rsid w:val="00BF2E15"/>
    <w:rsid w:val="00BF33A8"/>
    <w:rsid w:val="00BF3400"/>
    <w:rsid w:val="00BF36F8"/>
    <w:rsid w:val="00BF3977"/>
    <w:rsid w:val="00BF3ED5"/>
    <w:rsid w:val="00BF41DE"/>
    <w:rsid w:val="00BF432A"/>
    <w:rsid w:val="00BF4956"/>
    <w:rsid w:val="00BF6495"/>
    <w:rsid w:val="00BF6861"/>
    <w:rsid w:val="00BF6DAE"/>
    <w:rsid w:val="00BF6F23"/>
    <w:rsid w:val="00BF77A2"/>
    <w:rsid w:val="00BF79B6"/>
    <w:rsid w:val="00C017C1"/>
    <w:rsid w:val="00C03ADA"/>
    <w:rsid w:val="00C04A23"/>
    <w:rsid w:val="00C04DAB"/>
    <w:rsid w:val="00C051A1"/>
    <w:rsid w:val="00C05D51"/>
    <w:rsid w:val="00C05E63"/>
    <w:rsid w:val="00C06431"/>
    <w:rsid w:val="00C06466"/>
    <w:rsid w:val="00C067E9"/>
    <w:rsid w:val="00C0694B"/>
    <w:rsid w:val="00C06B71"/>
    <w:rsid w:val="00C0740C"/>
    <w:rsid w:val="00C07B18"/>
    <w:rsid w:val="00C10D6C"/>
    <w:rsid w:val="00C117BA"/>
    <w:rsid w:val="00C11846"/>
    <w:rsid w:val="00C13876"/>
    <w:rsid w:val="00C13D99"/>
    <w:rsid w:val="00C141C7"/>
    <w:rsid w:val="00C142C4"/>
    <w:rsid w:val="00C14337"/>
    <w:rsid w:val="00C144D7"/>
    <w:rsid w:val="00C148D2"/>
    <w:rsid w:val="00C156D8"/>
    <w:rsid w:val="00C16856"/>
    <w:rsid w:val="00C16E1B"/>
    <w:rsid w:val="00C174CB"/>
    <w:rsid w:val="00C175B7"/>
    <w:rsid w:val="00C1772F"/>
    <w:rsid w:val="00C17DD8"/>
    <w:rsid w:val="00C20232"/>
    <w:rsid w:val="00C20641"/>
    <w:rsid w:val="00C21A0A"/>
    <w:rsid w:val="00C21E43"/>
    <w:rsid w:val="00C221EC"/>
    <w:rsid w:val="00C2228D"/>
    <w:rsid w:val="00C22932"/>
    <w:rsid w:val="00C2299F"/>
    <w:rsid w:val="00C236BA"/>
    <w:rsid w:val="00C24555"/>
    <w:rsid w:val="00C24F25"/>
    <w:rsid w:val="00C2524A"/>
    <w:rsid w:val="00C27D63"/>
    <w:rsid w:val="00C30A93"/>
    <w:rsid w:val="00C30C6D"/>
    <w:rsid w:val="00C312DA"/>
    <w:rsid w:val="00C314E3"/>
    <w:rsid w:val="00C31BCE"/>
    <w:rsid w:val="00C32BE1"/>
    <w:rsid w:val="00C330D7"/>
    <w:rsid w:val="00C3319A"/>
    <w:rsid w:val="00C33C68"/>
    <w:rsid w:val="00C33EE1"/>
    <w:rsid w:val="00C33F6B"/>
    <w:rsid w:val="00C34C8B"/>
    <w:rsid w:val="00C35E8E"/>
    <w:rsid w:val="00C366F9"/>
    <w:rsid w:val="00C41077"/>
    <w:rsid w:val="00C41A5B"/>
    <w:rsid w:val="00C43031"/>
    <w:rsid w:val="00C4382C"/>
    <w:rsid w:val="00C439BC"/>
    <w:rsid w:val="00C43B85"/>
    <w:rsid w:val="00C43B96"/>
    <w:rsid w:val="00C44131"/>
    <w:rsid w:val="00C44A2B"/>
    <w:rsid w:val="00C45A71"/>
    <w:rsid w:val="00C45E8C"/>
    <w:rsid w:val="00C45EBB"/>
    <w:rsid w:val="00C46756"/>
    <w:rsid w:val="00C47B12"/>
    <w:rsid w:val="00C47EC0"/>
    <w:rsid w:val="00C50081"/>
    <w:rsid w:val="00C50670"/>
    <w:rsid w:val="00C509CA"/>
    <w:rsid w:val="00C50A99"/>
    <w:rsid w:val="00C50C55"/>
    <w:rsid w:val="00C50E1D"/>
    <w:rsid w:val="00C510EA"/>
    <w:rsid w:val="00C51E89"/>
    <w:rsid w:val="00C52654"/>
    <w:rsid w:val="00C528D2"/>
    <w:rsid w:val="00C535A9"/>
    <w:rsid w:val="00C53967"/>
    <w:rsid w:val="00C53C14"/>
    <w:rsid w:val="00C53EC0"/>
    <w:rsid w:val="00C548C2"/>
    <w:rsid w:val="00C54A55"/>
    <w:rsid w:val="00C54FE9"/>
    <w:rsid w:val="00C55198"/>
    <w:rsid w:val="00C555AF"/>
    <w:rsid w:val="00C555C9"/>
    <w:rsid w:val="00C55DE3"/>
    <w:rsid w:val="00C55DEB"/>
    <w:rsid w:val="00C5606E"/>
    <w:rsid w:val="00C5622E"/>
    <w:rsid w:val="00C563B0"/>
    <w:rsid w:val="00C56784"/>
    <w:rsid w:val="00C56D5B"/>
    <w:rsid w:val="00C56E11"/>
    <w:rsid w:val="00C57373"/>
    <w:rsid w:val="00C5776C"/>
    <w:rsid w:val="00C60850"/>
    <w:rsid w:val="00C60BCD"/>
    <w:rsid w:val="00C60DB5"/>
    <w:rsid w:val="00C60FD0"/>
    <w:rsid w:val="00C614DD"/>
    <w:rsid w:val="00C62424"/>
    <w:rsid w:val="00C63703"/>
    <w:rsid w:val="00C63A35"/>
    <w:rsid w:val="00C64503"/>
    <w:rsid w:val="00C650FE"/>
    <w:rsid w:val="00C6592A"/>
    <w:rsid w:val="00C65A8D"/>
    <w:rsid w:val="00C65CAC"/>
    <w:rsid w:val="00C65CD5"/>
    <w:rsid w:val="00C666DF"/>
    <w:rsid w:val="00C6703D"/>
    <w:rsid w:val="00C67399"/>
    <w:rsid w:val="00C678E0"/>
    <w:rsid w:val="00C70290"/>
    <w:rsid w:val="00C70AAE"/>
    <w:rsid w:val="00C71A54"/>
    <w:rsid w:val="00C71C8F"/>
    <w:rsid w:val="00C7203C"/>
    <w:rsid w:val="00C7275E"/>
    <w:rsid w:val="00C72830"/>
    <w:rsid w:val="00C735AA"/>
    <w:rsid w:val="00C743B5"/>
    <w:rsid w:val="00C74772"/>
    <w:rsid w:val="00C7533E"/>
    <w:rsid w:val="00C75DB5"/>
    <w:rsid w:val="00C776FC"/>
    <w:rsid w:val="00C77C4C"/>
    <w:rsid w:val="00C77DBB"/>
    <w:rsid w:val="00C8024B"/>
    <w:rsid w:val="00C808E9"/>
    <w:rsid w:val="00C808F6"/>
    <w:rsid w:val="00C80CAE"/>
    <w:rsid w:val="00C818C2"/>
    <w:rsid w:val="00C820FA"/>
    <w:rsid w:val="00C823DC"/>
    <w:rsid w:val="00C826B0"/>
    <w:rsid w:val="00C82960"/>
    <w:rsid w:val="00C82F56"/>
    <w:rsid w:val="00C842BE"/>
    <w:rsid w:val="00C846F0"/>
    <w:rsid w:val="00C8485B"/>
    <w:rsid w:val="00C85135"/>
    <w:rsid w:val="00C85163"/>
    <w:rsid w:val="00C85CA3"/>
    <w:rsid w:val="00C86306"/>
    <w:rsid w:val="00C863A4"/>
    <w:rsid w:val="00C86557"/>
    <w:rsid w:val="00C86646"/>
    <w:rsid w:val="00C86955"/>
    <w:rsid w:val="00C87183"/>
    <w:rsid w:val="00C87568"/>
    <w:rsid w:val="00C87CD3"/>
    <w:rsid w:val="00C912B7"/>
    <w:rsid w:val="00C919D7"/>
    <w:rsid w:val="00C91DD5"/>
    <w:rsid w:val="00C9221E"/>
    <w:rsid w:val="00C924D4"/>
    <w:rsid w:val="00C92DA4"/>
    <w:rsid w:val="00C930B6"/>
    <w:rsid w:val="00C93C55"/>
    <w:rsid w:val="00C93CCD"/>
    <w:rsid w:val="00C944CD"/>
    <w:rsid w:val="00C9502F"/>
    <w:rsid w:val="00C955AB"/>
    <w:rsid w:val="00C966B5"/>
    <w:rsid w:val="00C96F1B"/>
    <w:rsid w:val="00C9726A"/>
    <w:rsid w:val="00CA0076"/>
    <w:rsid w:val="00CA03F8"/>
    <w:rsid w:val="00CA0A5E"/>
    <w:rsid w:val="00CA0C1F"/>
    <w:rsid w:val="00CA0F80"/>
    <w:rsid w:val="00CA156F"/>
    <w:rsid w:val="00CA1B2C"/>
    <w:rsid w:val="00CA1F85"/>
    <w:rsid w:val="00CA27C6"/>
    <w:rsid w:val="00CA27F5"/>
    <w:rsid w:val="00CA327B"/>
    <w:rsid w:val="00CA37DD"/>
    <w:rsid w:val="00CA3B83"/>
    <w:rsid w:val="00CA3CC0"/>
    <w:rsid w:val="00CA4CBD"/>
    <w:rsid w:val="00CA51BD"/>
    <w:rsid w:val="00CA53D3"/>
    <w:rsid w:val="00CA5CF5"/>
    <w:rsid w:val="00CA665C"/>
    <w:rsid w:val="00CB0A6E"/>
    <w:rsid w:val="00CB0F7A"/>
    <w:rsid w:val="00CB150A"/>
    <w:rsid w:val="00CB1719"/>
    <w:rsid w:val="00CB196E"/>
    <w:rsid w:val="00CB19DD"/>
    <w:rsid w:val="00CB2629"/>
    <w:rsid w:val="00CB2A47"/>
    <w:rsid w:val="00CB2C1F"/>
    <w:rsid w:val="00CB42A5"/>
    <w:rsid w:val="00CB4A40"/>
    <w:rsid w:val="00CB5C06"/>
    <w:rsid w:val="00CB5FE2"/>
    <w:rsid w:val="00CB646E"/>
    <w:rsid w:val="00CB6E54"/>
    <w:rsid w:val="00CB7F73"/>
    <w:rsid w:val="00CB7F82"/>
    <w:rsid w:val="00CC14D4"/>
    <w:rsid w:val="00CC1AC8"/>
    <w:rsid w:val="00CC1C2D"/>
    <w:rsid w:val="00CC2397"/>
    <w:rsid w:val="00CC26B9"/>
    <w:rsid w:val="00CC2DF5"/>
    <w:rsid w:val="00CC2E8F"/>
    <w:rsid w:val="00CC3293"/>
    <w:rsid w:val="00CC4002"/>
    <w:rsid w:val="00CC4253"/>
    <w:rsid w:val="00CC4500"/>
    <w:rsid w:val="00CC4626"/>
    <w:rsid w:val="00CC4A45"/>
    <w:rsid w:val="00CC4A95"/>
    <w:rsid w:val="00CC4B23"/>
    <w:rsid w:val="00CC55D1"/>
    <w:rsid w:val="00CC5A23"/>
    <w:rsid w:val="00CC5F47"/>
    <w:rsid w:val="00CC686D"/>
    <w:rsid w:val="00CC6E9C"/>
    <w:rsid w:val="00CC72DE"/>
    <w:rsid w:val="00CC7315"/>
    <w:rsid w:val="00CC748C"/>
    <w:rsid w:val="00CC7633"/>
    <w:rsid w:val="00CC7ACD"/>
    <w:rsid w:val="00CD073D"/>
    <w:rsid w:val="00CD092B"/>
    <w:rsid w:val="00CD1E0F"/>
    <w:rsid w:val="00CD228D"/>
    <w:rsid w:val="00CD2F0D"/>
    <w:rsid w:val="00CD3977"/>
    <w:rsid w:val="00CD3BD0"/>
    <w:rsid w:val="00CD4352"/>
    <w:rsid w:val="00CD4625"/>
    <w:rsid w:val="00CD4CDC"/>
    <w:rsid w:val="00CD5EB1"/>
    <w:rsid w:val="00CD6823"/>
    <w:rsid w:val="00CD7632"/>
    <w:rsid w:val="00CE03F6"/>
    <w:rsid w:val="00CE0576"/>
    <w:rsid w:val="00CE13C2"/>
    <w:rsid w:val="00CE2F63"/>
    <w:rsid w:val="00CE33F5"/>
    <w:rsid w:val="00CE3646"/>
    <w:rsid w:val="00CE37B2"/>
    <w:rsid w:val="00CE3EB1"/>
    <w:rsid w:val="00CE4337"/>
    <w:rsid w:val="00CE4C31"/>
    <w:rsid w:val="00CE4D03"/>
    <w:rsid w:val="00CE5AA0"/>
    <w:rsid w:val="00CE68B6"/>
    <w:rsid w:val="00CE6C4D"/>
    <w:rsid w:val="00CE6CF2"/>
    <w:rsid w:val="00CE7001"/>
    <w:rsid w:val="00CE73D5"/>
    <w:rsid w:val="00CE78D5"/>
    <w:rsid w:val="00CE79EF"/>
    <w:rsid w:val="00CF0161"/>
    <w:rsid w:val="00CF1986"/>
    <w:rsid w:val="00CF1C3B"/>
    <w:rsid w:val="00CF1DC1"/>
    <w:rsid w:val="00CF2C6B"/>
    <w:rsid w:val="00CF2E00"/>
    <w:rsid w:val="00CF2F84"/>
    <w:rsid w:val="00CF474F"/>
    <w:rsid w:val="00CF4EB2"/>
    <w:rsid w:val="00CF5A01"/>
    <w:rsid w:val="00CF682B"/>
    <w:rsid w:val="00CF6C83"/>
    <w:rsid w:val="00D00FB1"/>
    <w:rsid w:val="00D00FD7"/>
    <w:rsid w:val="00D01151"/>
    <w:rsid w:val="00D013F3"/>
    <w:rsid w:val="00D014B0"/>
    <w:rsid w:val="00D02C7E"/>
    <w:rsid w:val="00D02CE3"/>
    <w:rsid w:val="00D04210"/>
    <w:rsid w:val="00D046A2"/>
    <w:rsid w:val="00D05A68"/>
    <w:rsid w:val="00D061D9"/>
    <w:rsid w:val="00D063BA"/>
    <w:rsid w:val="00D06A4C"/>
    <w:rsid w:val="00D07692"/>
    <w:rsid w:val="00D077CC"/>
    <w:rsid w:val="00D07FB0"/>
    <w:rsid w:val="00D10041"/>
    <w:rsid w:val="00D10231"/>
    <w:rsid w:val="00D10F84"/>
    <w:rsid w:val="00D11343"/>
    <w:rsid w:val="00D11486"/>
    <w:rsid w:val="00D117EA"/>
    <w:rsid w:val="00D135F5"/>
    <w:rsid w:val="00D13811"/>
    <w:rsid w:val="00D1505D"/>
    <w:rsid w:val="00D15B88"/>
    <w:rsid w:val="00D15EFB"/>
    <w:rsid w:val="00D16218"/>
    <w:rsid w:val="00D17005"/>
    <w:rsid w:val="00D1739B"/>
    <w:rsid w:val="00D20298"/>
    <w:rsid w:val="00D20565"/>
    <w:rsid w:val="00D20ED0"/>
    <w:rsid w:val="00D20F13"/>
    <w:rsid w:val="00D218E2"/>
    <w:rsid w:val="00D21D48"/>
    <w:rsid w:val="00D21ED4"/>
    <w:rsid w:val="00D22AC7"/>
    <w:rsid w:val="00D22F3B"/>
    <w:rsid w:val="00D24F65"/>
    <w:rsid w:val="00D24F9B"/>
    <w:rsid w:val="00D259F8"/>
    <w:rsid w:val="00D25DC4"/>
    <w:rsid w:val="00D2655A"/>
    <w:rsid w:val="00D26A92"/>
    <w:rsid w:val="00D303FA"/>
    <w:rsid w:val="00D309B3"/>
    <w:rsid w:val="00D31B16"/>
    <w:rsid w:val="00D31C16"/>
    <w:rsid w:val="00D31D3C"/>
    <w:rsid w:val="00D32271"/>
    <w:rsid w:val="00D323EC"/>
    <w:rsid w:val="00D32838"/>
    <w:rsid w:val="00D331CF"/>
    <w:rsid w:val="00D33210"/>
    <w:rsid w:val="00D337B1"/>
    <w:rsid w:val="00D34D10"/>
    <w:rsid w:val="00D35555"/>
    <w:rsid w:val="00D359BB"/>
    <w:rsid w:val="00D35F12"/>
    <w:rsid w:val="00D3601A"/>
    <w:rsid w:val="00D36083"/>
    <w:rsid w:val="00D37226"/>
    <w:rsid w:val="00D37271"/>
    <w:rsid w:val="00D374BD"/>
    <w:rsid w:val="00D401E9"/>
    <w:rsid w:val="00D40253"/>
    <w:rsid w:val="00D40599"/>
    <w:rsid w:val="00D40B95"/>
    <w:rsid w:val="00D40C3D"/>
    <w:rsid w:val="00D40F79"/>
    <w:rsid w:val="00D41563"/>
    <w:rsid w:val="00D41CF4"/>
    <w:rsid w:val="00D42612"/>
    <w:rsid w:val="00D4283C"/>
    <w:rsid w:val="00D4285A"/>
    <w:rsid w:val="00D4298C"/>
    <w:rsid w:val="00D43198"/>
    <w:rsid w:val="00D447E3"/>
    <w:rsid w:val="00D44E6A"/>
    <w:rsid w:val="00D44E9F"/>
    <w:rsid w:val="00D455B5"/>
    <w:rsid w:val="00D455F9"/>
    <w:rsid w:val="00D45A96"/>
    <w:rsid w:val="00D46488"/>
    <w:rsid w:val="00D465FA"/>
    <w:rsid w:val="00D4663A"/>
    <w:rsid w:val="00D47529"/>
    <w:rsid w:val="00D47A4A"/>
    <w:rsid w:val="00D508E8"/>
    <w:rsid w:val="00D50F58"/>
    <w:rsid w:val="00D51B10"/>
    <w:rsid w:val="00D52176"/>
    <w:rsid w:val="00D5222A"/>
    <w:rsid w:val="00D528BF"/>
    <w:rsid w:val="00D53D25"/>
    <w:rsid w:val="00D54B95"/>
    <w:rsid w:val="00D54D66"/>
    <w:rsid w:val="00D557A3"/>
    <w:rsid w:val="00D55FD6"/>
    <w:rsid w:val="00D5604A"/>
    <w:rsid w:val="00D563B5"/>
    <w:rsid w:val="00D567E0"/>
    <w:rsid w:val="00D56BAE"/>
    <w:rsid w:val="00D57029"/>
    <w:rsid w:val="00D57BB0"/>
    <w:rsid w:val="00D60040"/>
    <w:rsid w:val="00D605F4"/>
    <w:rsid w:val="00D608AD"/>
    <w:rsid w:val="00D609E7"/>
    <w:rsid w:val="00D6132F"/>
    <w:rsid w:val="00D617F4"/>
    <w:rsid w:val="00D61EF5"/>
    <w:rsid w:val="00D62AB4"/>
    <w:rsid w:val="00D62D7E"/>
    <w:rsid w:val="00D6383C"/>
    <w:rsid w:val="00D6430E"/>
    <w:rsid w:val="00D65AF8"/>
    <w:rsid w:val="00D65AFA"/>
    <w:rsid w:val="00D66182"/>
    <w:rsid w:val="00D66C66"/>
    <w:rsid w:val="00D702B4"/>
    <w:rsid w:val="00D70898"/>
    <w:rsid w:val="00D71344"/>
    <w:rsid w:val="00D7324F"/>
    <w:rsid w:val="00D736E3"/>
    <w:rsid w:val="00D746C3"/>
    <w:rsid w:val="00D74829"/>
    <w:rsid w:val="00D765A9"/>
    <w:rsid w:val="00D76803"/>
    <w:rsid w:val="00D76A34"/>
    <w:rsid w:val="00D77637"/>
    <w:rsid w:val="00D779BF"/>
    <w:rsid w:val="00D77F00"/>
    <w:rsid w:val="00D8024C"/>
    <w:rsid w:val="00D80932"/>
    <w:rsid w:val="00D81D4B"/>
    <w:rsid w:val="00D82381"/>
    <w:rsid w:val="00D82B4B"/>
    <w:rsid w:val="00D832FD"/>
    <w:rsid w:val="00D843EC"/>
    <w:rsid w:val="00D84471"/>
    <w:rsid w:val="00D84D26"/>
    <w:rsid w:val="00D869CC"/>
    <w:rsid w:val="00D86D9B"/>
    <w:rsid w:val="00D87269"/>
    <w:rsid w:val="00D87906"/>
    <w:rsid w:val="00D879E4"/>
    <w:rsid w:val="00D90740"/>
    <w:rsid w:val="00D91085"/>
    <w:rsid w:val="00D910D8"/>
    <w:rsid w:val="00D91C16"/>
    <w:rsid w:val="00D92392"/>
    <w:rsid w:val="00D9322C"/>
    <w:rsid w:val="00D935B4"/>
    <w:rsid w:val="00D93F9F"/>
    <w:rsid w:val="00D94322"/>
    <w:rsid w:val="00D96BB5"/>
    <w:rsid w:val="00D96E3E"/>
    <w:rsid w:val="00D96F1E"/>
    <w:rsid w:val="00D97022"/>
    <w:rsid w:val="00D97036"/>
    <w:rsid w:val="00D97521"/>
    <w:rsid w:val="00D9759F"/>
    <w:rsid w:val="00D975EB"/>
    <w:rsid w:val="00D97FC9"/>
    <w:rsid w:val="00DA0273"/>
    <w:rsid w:val="00DA0E24"/>
    <w:rsid w:val="00DA1563"/>
    <w:rsid w:val="00DA1B9A"/>
    <w:rsid w:val="00DA1FF2"/>
    <w:rsid w:val="00DA4593"/>
    <w:rsid w:val="00DA4E3E"/>
    <w:rsid w:val="00DA507C"/>
    <w:rsid w:val="00DA5A21"/>
    <w:rsid w:val="00DA689E"/>
    <w:rsid w:val="00DA6977"/>
    <w:rsid w:val="00DA76FF"/>
    <w:rsid w:val="00DA78E2"/>
    <w:rsid w:val="00DA7D8E"/>
    <w:rsid w:val="00DB1A01"/>
    <w:rsid w:val="00DB288E"/>
    <w:rsid w:val="00DB2CFF"/>
    <w:rsid w:val="00DB2F09"/>
    <w:rsid w:val="00DB340C"/>
    <w:rsid w:val="00DB34ED"/>
    <w:rsid w:val="00DB4214"/>
    <w:rsid w:val="00DB44AD"/>
    <w:rsid w:val="00DB53DA"/>
    <w:rsid w:val="00DB72B7"/>
    <w:rsid w:val="00DB72BD"/>
    <w:rsid w:val="00DB76F1"/>
    <w:rsid w:val="00DB79DC"/>
    <w:rsid w:val="00DB7BD3"/>
    <w:rsid w:val="00DB7CDB"/>
    <w:rsid w:val="00DC0427"/>
    <w:rsid w:val="00DC07D2"/>
    <w:rsid w:val="00DC15CC"/>
    <w:rsid w:val="00DC1F4C"/>
    <w:rsid w:val="00DC2172"/>
    <w:rsid w:val="00DC25F6"/>
    <w:rsid w:val="00DC2B5E"/>
    <w:rsid w:val="00DC2EE5"/>
    <w:rsid w:val="00DC35D7"/>
    <w:rsid w:val="00DC3613"/>
    <w:rsid w:val="00DC3F3F"/>
    <w:rsid w:val="00DC4F07"/>
    <w:rsid w:val="00DC7B02"/>
    <w:rsid w:val="00DD0E75"/>
    <w:rsid w:val="00DD1139"/>
    <w:rsid w:val="00DD13D0"/>
    <w:rsid w:val="00DD1977"/>
    <w:rsid w:val="00DD1BF9"/>
    <w:rsid w:val="00DD1E74"/>
    <w:rsid w:val="00DD2ABF"/>
    <w:rsid w:val="00DD2CDD"/>
    <w:rsid w:val="00DD2F79"/>
    <w:rsid w:val="00DD51C7"/>
    <w:rsid w:val="00DD5386"/>
    <w:rsid w:val="00DD6761"/>
    <w:rsid w:val="00DD749D"/>
    <w:rsid w:val="00DD7C85"/>
    <w:rsid w:val="00DE0548"/>
    <w:rsid w:val="00DE0E44"/>
    <w:rsid w:val="00DE1391"/>
    <w:rsid w:val="00DE18DB"/>
    <w:rsid w:val="00DE2B79"/>
    <w:rsid w:val="00DE3200"/>
    <w:rsid w:val="00DE3311"/>
    <w:rsid w:val="00DE361C"/>
    <w:rsid w:val="00DE3C35"/>
    <w:rsid w:val="00DE48DA"/>
    <w:rsid w:val="00DE499E"/>
    <w:rsid w:val="00DE4B5C"/>
    <w:rsid w:val="00DE530C"/>
    <w:rsid w:val="00DE55C2"/>
    <w:rsid w:val="00DE60B9"/>
    <w:rsid w:val="00DE613F"/>
    <w:rsid w:val="00DE61FD"/>
    <w:rsid w:val="00DE68AD"/>
    <w:rsid w:val="00DE79C0"/>
    <w:rsid w:val="00DF04FD"/>
    <w:rsid w:val="00DF0AC3"/>
    <w:rsid w:val="00DF0E17"/>
    <w:rsid w:val="00DF1F5A"/>
    <w:rsid w:val="00DF203E"/>
    <w:rsid w:val="00DF2268"/>
    <w:rsid w:val="00DF2450"/>
    <w:rsid w:val="00DF2AB8"/>
    <w:rsid w:val="00DF2D84"/>
    <w:rsid w:val="00DF4F8F"/>
    <w:rsid w:val="00DF523F"/>
    <w:rsid w:val="00DF52DF"/>
    <w:rsid w:val="00DF5B2C"/>
    <w:rsid w:val="00DF668B"/>
    <w:rsid w:val="00DF6BCE"/>
    <w:rsid w:val="00E000C0"/>
    <w:rsid w:val="00E002CA"/>
    <w:rsid w:val="00E00300"/>
    <w:rsid w:val="00E004DB"/>
    <w:rsid w:val="00E00999"/>
    <w:rsid w:val="00E00D39"/>
    <w:rsid w:val="00E00FDF"/>
    <w:rsid w:val="00E01271"/>
    <w:rsid w:val="00E013A8"/>
    <w:rsid w:val="00E01C39"/>
    <w:rsid w:val="00E026E7"/>
    <w:rsid w:val="00E02F78"/>
    <w:rsid w:val="00E03016"/>
    <w:rsid w:val="00E03211"/>
    <w:rsid w:val="00E04159"/>
    <w:rsid w:val="00E05F20"/>
    <w:rsid w:val="00E06EE6"/>
    <w:rsid w:val="00E07971"/>
    <w:rsid w:val="00E106C3"/>
    <w:rsid w:val="00E10C13"/>
    <w:rsid w:val="00E11223"/>
    <w:rsid w:val="00E11C80"/>
    <w:rsid w:val="00E11CDA"/>
    <w:rsid w:val="00E135C0"/>
    <w:rsid w:val="00E13743"/>
    <w:rsid w:val="00E137FA"/>
    <w:rsid w:val="00E13C31"/>
    <w:rsid w:val="00E1462D"/>
    <w:rsid w:val="00E15240"/>
    <w:rsid w:val="00E16688"/>
    <w:rsid w:val="00E21068"/>
    <w:rsid w:val="00E2172A"/>
    <w:rsid w:val="00E21E8B"/>
    <w:rsid w:val="00E22728"/>
    <w:rsid w:val="00E22D61"/>
    <w:rsid w:val="00E24011"/>
    <w:rsid w:val="00E256B1"/>
    <w:rsid w:val="00E25791"/>
    <w:rsid w:val="00E2727C"/>
    <w:rsid w:val="00E27B3D"/>
    <w:rsid w:val="00E30878"/>
    <w:rsid w:val="00E314E1"/>
    <w:rsid w:val="00E315CC"/>
    <w:rsid w:val="00E31904"/>
    <w:rsid w:val="00E329D7"/>
    <w:rsid w:val="00E334D1"/>
    <w:rsid w:val="00E34648"/>
    <w:rsid w:val="00E34984"/>
    <w:rsid w:val="00E358BC"/>
    <w:rsid w:val="00E369BE"/>
    <w:rsid w:val="00E37CE1"/>
    <w:rsid w:val="00E40033"/>
    <w:rsid w:val="00E401E1"/>
    <w:rsid w:val="00E40378"/>
    <w:rsid w:val="00E4085B"/>
    <w:rsid w:val="00E40DEF"/>
    <w:rsid w:val="00E425B1"/>
    <w:rsid w:val="00E42D65"/>
    <w:rsid w:val="00E432D2"/>
    <w:rsid w:val="00E4388F"/>
    <w:rsid w:val="00E44D61"/>
    <w:rsid w:val="00E44F2E"/>
    <w:rsid w:val="00E44F92"/>
    <w:rsid w:val="00E452C5"/>
    <w:rsid w:val="00E45842"/>
    <w:rsid w:val="00E45B7E"/>
    <w:rsid w:val="00E46ACA"/>
    <w:rsid w:val="00E46CF1"/>
    <w:rsid w:val="00E47BB0"/>
    <w:rsid w:val="00E47DA5"/>
    <w:rsid w:val="00E504FB"/>
    <w:rsid w:val="00E5052D"/>
    <w:rsid w:val="00E512D6"/>
    <w:rsid w:val="00E51B83"/>
    <w:rsid w:val="00E51D0B"/>
    <w:rsid w:val="00E53515"/>
    <w:rsid w:val="00E53AEC"/>
    <w:rsid w:val="00E540F0"/>
    <w:rsid w:val="00E545B6"/>
    <w:rsid w:val="00E548A6"/>
    <w:rsid w:val="00E54F3D"/>
    <w:rsid w:val="00E54F70"/>
    <w:rsid w:val="00E5503F"/>
    <w:rsid w:val="00E5534C"/>
    <w:rsid w:val="00E55401"/>
    <w:rsid w:val="00E55DD4"/>
    <w:rsid w:val="00E56965"/>
    <w:rsid w:val="00E56E8F"/>
    <w:rsid w:val="00E56E9D"/>
    <w:rsid w:val="00E573E0"/>
    <w:rsid w:val="00E57865"/>
    <w:rsid w:val="00E57EEC"/>
    <w:rsid w:val="00E61CF9"/>
    <w:rsid w:val="00E621F1"/>
    <w:rsid w:val="00E624A7"/>
    <w:rsid w:val="00E6270F"/>
    <w:rsid w:val="00E62DBA"/>
    <w:rsid w:val="00E63AAB"/>
    <w:rsid w:val="00E63DB4"/>
    <w:rsid w:val="00E63F69"/>
    <w:rsid w:val="00E647DB"/>
    <w:rsid w:val="00E648D5"/>
    <w:rsid w:val="00E666D0"/>
    <w:rsid w:val="00E671EE"/>
    <w:rsid w:val="00E679FA"/>
    <w:rsid w:val="00E67EAF"/>
    <w:rsid w:val="00E70472"/>
    <w:rsid w:val="00E70509"/>
    <w:rsid w:val="00E7114E"/>
    <w:rsid w:val="00E71A15"/>
    <w:rsid w:val="00E72EB5"/>
    <w:rsid w:val="00E72FD7"/>
    <w:rsid w:val="00E73269"/>
    <w:rsid w:val="00E734C8"/>
    <w:rsid w:val="00E73A40"/>
    <w:rsid w:val="00E73D30"/>
    <w:rsid w:val="00E73FC1"/>
    <w:rsid w:val="00E740FD"/>
    <w:rsid w:val="00E74F0D"/>
    <w:rsid w:val="00E7516E"/>
    <w:rsid w:val="00E75E1F"/>
    <w:rsid w:val="00E76DA2"/>
    <w:rsid w:val="00E7798D"/>
    <w:rsid w:val="00E81188"/>
    <w:rsid w:val="00E818DC"/>
    <w:rsid w:val="00E82A9C"/>
    <w:rsid w:val="00E82F55"/>
    <w:rsid w:val="00E83024"/>
    <w:rsid w:val="00E83519"/>
    <w:rsid w:val="00E85402"/>
    <w:rsid w:val="00E869AA"/>
    <w:rsid w:val="00E86B66"/>
    <w:rsid w:val="00E86F2E"/>
    <w:rsid w:val="00E90F97"/>
    <w:rsid w:val="00E92076"/>
    <w:rsid w:val="00E9427C"/>
    <w:rsid w:val="00E942AF"/>
    <w:rsid w:val="00E953CC"/>
    <w:rsid w:val="00E95479"/>
    <w:rsid w:val="00E96A0F"/>
    <w:rsid w:val="00E96B7D"/>
    <w:rsid w:val="00E97C61"/>
    <w:rsid w:val="00E97D5F"/>
    <w:rsid w:val="00E97F44"/>
    <w:rsid w:val="00EA0491"/>
    <w:rsid w:val="00EA059E"/>
    <w:rsid w:val="00EA16FC"/>
    <w:rsid w:val="00EA1719"/>
    <w:rsid w:val="00EA269D"/>
    <w:rsid w:val="00EA28A9"/>
    <w:rsid w:val="00EA2FB3"/>
    <w:rsid w:val="00EA3138"/>
    <w:rsid w:val="00EA33B4"/>
    <w:rsid w:val="00EA37D0"/>
    <w:rsid w:val="00EA3A64"/>
    <w:rsid w:val="00EA3E3A"/>
    <w:rsid w:val="00EA464A"/>
    <w:rsid w:val="00EA499A"/>
    <w:rsid w:val="00EA4C6D"/>
    <w:rsid w:val="00EA4C7A"/>
    <w:rsid w:val="00EA5288"/>
    <w:rsid w:val="00EA52C9"/>
    <w:rsid w:val="00EA5460"/>
    <w:rsid w:val="00EA569C"/>
    <w:rsid w:val="00EA6CB3"/>
    <w:rsid w:val="00EA7B23"/>
    <w:rsid w:val="00EB09D3"/>
    <w:rsid w:val="00EB0AF1"/>
    <w:rsid w:val="00EB1401"/>
    <w:rsid w:val="00EB192C"/>
    <w:rsid w:val="00EB24E6"/>
    <w:rsid w:val="00EB2980"/>
    <w:rsid w:val="00EB34DA"/>
    <w:rsid w:val="00EB4214"/>
    <w:rsid w:val="00EB4EC0"/>
    <w:rsid w:val="00EB5606"/>
    <w:rsid w:val="00EB5FCF"/>
    <w:rsid w:val="00EB615C"/>
    <w:rsid w:val="00EC0004"/>
    <w:rsid w:val="00EC02AF"/>
    <w:rsid w:val="00EC121C"/>
    <w:rsid w:val="00EC1A74"/>
    <w:rsid w:val="00EC27BC"/>
    <w:rsid w:val="00EC2B6B"/>
    <w:rsid w:val="00EC3C58"/>
    <w:rsid w:val="00EC49EB"/>
    <w:rsid w:val="00EC5866"/>
    <w:rsid w:val="00EC5B05"/>
    <w:rsid w:val="00EC622D"/>
    <w:rsid w:val="00EC7205"/>
    <w:rsid w:val="00EC7C6C"/>
    <w:rsid w:val="00ED0A16"/>
    <w:rsid w:val="00ED1E4A"/>
    <w:rsid w:val="00ED2422"/>
    <w:rsid w:val="00ED3A2E"/>
    <w:rsid w:val="00ED4343"/>
    <w:rsid w:val="00ED46F8"/>
    <w:rsid w:val="00ED48F2"/>
    <w:rsid w:val="00ED4D20"/>
    <w:rsid w:val="00ED55C6"/>
    <w:rsid w:val="00ED61BE"/>
    <w:rsid w:val="00ED70D1"/>
    <w:rsid w:val="00ED71D5"/>
    <w:rsid w:val="00ED7727"/>
    <w:rsid w:val="00ED79E4"/>
    <w:rsid w:val="00EE1CB2"/>
    <w:rsid w:val="00EE1D5B"/>
    <w:rsid w:val="00EE20F1"/>
    <w:rsid w:val="00EE2C66"/>
    <w:rsid w:val="00EE2EC6"/>
    <w:rsid w:val="00EE3782"/>
    <w:rsid w:val="00EE37D1"/>
    <w:rsid w:val="00EE3F54"/>
    <w:rsid w:val="00EE460B"/>
    <w:rsid w:val="00EE4DC0"/>
    <w:rsid w:val="00EE5C57"/>
    <w:rsid w:val="00EE5DDE"/>
    <w:rsid w:val="00EE64C5"/>
    <w:rsid w:val="00EE65EE"/>
    <w:rsid w:val="00EE665E"/>
    <w:rsid w:val="00EE6C79"/>
    <w:rsid w:val="00EE6CF8"/>
    <w:rsid w:val="00EE6ECC"/>
    <w:rsid w:val="00EE70AD"/>
    <w:rsid w:val="00EE745C"/>
    <w:rsid w:val="00EE7906"/>
    <w:rsid w:val="00EF00E6"/>
    <w:rsid w:val="00EF0A80"/>
    <w:rsid w:val="00EF1278"/>
    <w:rsid w:val="00EF178B"/>
    <w:rsid w:val="00EF1BF4"/>
    <w:rsid w:val="00EF1E18"/>
    <w:rsid w:val="00EF2297"/>
    <w:rsid w:val="00EF2FD5"/>
    <w:rsid w:val="00EF55D1"/>
    <w:rsid w:val="00EF6925"/>
    <w:rsid w:val="00EF6E1F"/>
    <w:rsid w:val="00EF70AD"/>
    <w:rsid w:val="00F0052B"/>
    <w:rsid w:val="00F00619"/>
    <w:rsid w:val="00F008C8"/>
    <w:rsid w:val="00F00BBE"/>
    <w:rsid w:val="00F01DEF"/>
    <w:rsid w:val="00F029A0"/>
    <w:rsid w:val="00F038D5"/>
    <w:rsid w:val="00F04459"/>
    <w:rsid w:val="00F057CD"/>
    <w:rsid w:val="00F0636D"/>
    <w:rsid w:val="00F06864"/>
    <w:rsid w:val="00F06D43"/>
    <w:rsid w:val="00F075F6"/>
    <w:rsid w:val="00F07855"/>
    <w:rsid w:val="00F07BE2"/>
    <w:rsid w:val="00F103CD"/>
    <w:rsid w:val="00F10AEC"/>
    <w:rsid w:val="00F11763"/>
    <w:rsid w:val="00F11D48"/>
    <w:rsid w:val="00F11FB6"/>
    <w:rsid w:val="00F1202D"/>
    <w:rsid w:val="00F12AF4"/>
    <w:rsid w:val="00F13332"/>
    <w:rsid w:val="00F13345"/>
    <w:rsid w:val="00F13EC9"/>
    <w:rsid w:val="00F145C5"/>
    <w:rsid w:val="00F14A30"/>
    <w:rsid w:val="00F14A5D"/>
    <w:rsid w:val="00F14A9B"/>
    <w:rsid w:val="00F15BEF"/>
    <w:rsid w:val="00F1687C"/>
    <w:rsid w:val="00F17862"/>
    <w:rsid w:val="00F17C41"/>
    <w:rsid w:val="00F2023A"/>
    <w:rsid w:val="00F213C1"/>
    <w:rsid w:val="00F21583"/>
    <w:rsid w:val="00F22F83"/>
    <w:rsid w:val="00F2345A"/>
    <w:rsid w:val="00F2395D"/>
    <w:rsid w:val="00F2551F"/>
    <w:rsid w:val="00F25E9D"/>
    <w:rsid w:val="00F26196"/>
    <w:rsid w:val="00F2662E"/>
    <w:rsid w:val="00F266CC"/>
    <w:rsid w:val="00F2716B"/>
    <w:rsid w:val="00F3039C"/>
    <w:rsid w:val="00F3054E"/>
    <w:rsid w:val="00F30BC2"/>
    <w:rsid w:val="00F30E98"/>
    <w:rsid w:val="00F3142F"/>
    <w:rsid w:val="00F320DC"/>
    <w:rsid w:val="00F32E45"/>
    <w:rsid w:val="00F32FAC"/>
    <w:rsid w:val="00F3338C"/>
    <w:rsid w:val="00F349C0"/>
    <w:rsid w:val="00F35486"/>
    <w:rsid w:val="00F36367"/>
    <w:rsid w:val="00F364C6"/>
    <w:rsid w:val="00F36580"/>
    <w:rsid w:val="00F36853"/>
    <w:rsid w:val="00F36F11"/>
    <w:rsid w:val="00F373B6"/>
    <w:rsid w:val="00F37414"/>
    <w:rsid w:val="00F375D4"/>
    <w:rsid w:val="00F37B44"/>
    <w:rsid w:val="00F37F6A"/>
    <w:rsid w:val="00F4057F"/>
    <w:rsid w:val="00F40BB1"/>
    <w:rsid w:val="00F40E27"/>
    <w:rsid w:val="00F40E9D"/>
    <w:rsid w:val="00F41A9B"/>
    <w:rsid w:val="00F423CB"/>
    <w:rsid w:val="00F43593"/>
    <w:rsid w:val="00F43A34"/>
    <w:rsid w:val="00F449B2"/>
    <w:rsid w:val="00F44A82"/>
    <w:rsid w:val="00F46124"/>
    <w:rsid w:val="00F4657E"/>
    <w:rsid w:val="00F4736E"/>
    <w:rsid w:val="00F47370"/>
    <w:rsid w:val="00F50EC8"/>
    <w:rsid w:val="00F51BAD"/>
    <w:rsid w:val="00F51D79"/>
    <w:rsid w:val="00F53078"/>
    <w:rsid w:val="00F531CF"/>
    <w:rsid w:val="00F5321C"/>
    <w:rsid w:val="00F54347"/>
    <w:rsid w:val="00F54A85"/>
    <w:rsid w:val="00F54BC8"/>
    <w:rsid w:val="00F54E49"/>
    <w:rsid w:val="00F54FDB"/>
    <w:rsid w:val="00F558D4"/>
    <w:rsid w:val="00F559E8"/>
    <w:rsid w:val="00F563BD"/>
    <w:rsid w:val="00F578FD"/>
    <w:rsid w:val="00F57AFC"/>
    <w:rsid w:val="00F60361"/>
    <w:rsid w:val="00F60709"/>
    <w:rsid w:val="00F608F3"/>
    <w:rsid w:val="00F6090B"/>
    <w:rsid w:val="00F61697"/>
    <w:rsid w:val="00F626DE"/>
    <w:rsid w:val="00F63066"/>
    <w:rsid w:val="00F636AD"/>
    <w:rsid w:val="00F64664"/>
    <w:rsid w:val="00F64B74"/>
    <w:rsid w:val="00F64E2A"/>
    <w:rsid w:val="00F65391"/>
    <w:rsid w:val="00F6558D"/>
    <w:rsid w:val="00F65884"/>
    <w:rsid w:val="00F65966"/>
    <w:rsid w:val="00F6609F"/>
    <w:rsid w:val="00F666DA"/>
    <w:rsid w:val="00F66ADE"/>
    <w:rsid w:val="00F6711D"/>
    <w:rsid w:val="00F679D7"/>
    <w:rsid w:val="00F70211"/>
    <w:rsid w:val="00F70C33"/>
    <w:rsid w:val="00F714CE"/>
    <w:rsid w:val="00F71DE9"/>
    <w:rsid w:val="00F71EDA"/>
    <w:rsid w:val="00F71F7F"/>
    <w:rsid w:val="00F727BB"/>
    <w:rsid w:val="00F740F1"/>
    <w:rsid w:val="00F74DB4"/>
    <w:rsid w:val="00F7539C"/>
    <w:rsid w:val="00F75B0B"/>
    <w:rsid w:val="00F76032"/>
    <w:rsid w:val="00F766F0"/>
    <w:rsid w:val="00F76AAF"/>
    <w:rsid w:val="00F76F58"/>
    <w:rsid w:val="00F77869"/>
    <w:rsid w:val="00F80268"/>
    <w:rsid w:val="00F804E8"/>
    <w:rsid w:val="00F80C4E"/>
    <w:rsid w:val="00F80ED8"/>
    <w:rsid w:val="00F80F53"/>
    <w:rsid w:val="00F81309"/>
    <w:rsid w:val="00F81382"/>
    <w:rsid w:val="00F81921"/>
    <w:rsid w:val="00F827BE"/>
    <w:rsid w:val="00F82C21"/>
    <w:rsid w:val="00F83252"/>
    <w:rsid w:val="00F83593"/>
    <w:rsid w:val="00F84136"/>
    <w:rsid w:val="00F84780"/>
    <w:rsid w:val="00F85F99"/>
    <w:rsid w:val="00F86146"/>
    <w:rsid w:val="00F8626D"/>
    <w:rsid w:val="00F86A62"/>
    <w:rsid w:val="00F87074"/>
    <w:rsid w:val="00F8779D"/>
    <w:rsid w:val="00F8780D"/>
    <w:rsid w:val="00F90F49"/>
    <w:rsid w:val="00F92487"/>
    <w:rsid w:val="00F9281A"/>
    <w:rsid w:val="00F92D93"/>
    <w:rsid w:val="00F93B3E"/>
    <w:rsid w:val="00F93DC8"/>
    <w:rsid w:val="00F93F0C"/>
    <w:rsid w:val="00F94286"/>
    <w:rsid w:val="00F94A9C"/>
    <w:rsid w:val="00F95128"/>
    <w:rsid w:val="00F96F09"/>
    <w:rsid w:val="00F979D4"/>
    <w:rsid w:val="00FA0782"/>
    <w:rsid w:val="00FA0F40"/>
    <w:rsid w:val="00FA12F8"/>
    <w:rsid w:val="00FA16DC"/>
    <w:rsid w:val="00FA32EC"/>
    <w:rsid w:val="00FA3CC2"/>
    <w:rsid w:val="00FA4466"/>
    <w:rsid w:val="00FA4897"/>
    <w:rsid w:val="00FA4C5D"/>
    <w:rsid w:val="00FA4EDD"/>
    <w:rsid w:val="00FA5E6A"/>
    <w:rsid w:val="00FA73C6"/>
    <w:rsid w:val="00FA7586"/>
    <w:rsid w:val="00FA7855"/>
    <w:rsid w:val="00FB0152"/>
    <w:rsid w:val="00FB0FCC"/>
    <w:rsid w:val="00FB1875"/>
    <w:rsid w:val="00FB21FC"/>
    <w:rsid w:val="00FB2731"/>
    <w:rsid w:val="00FB29F7"/>
    <w:rsid w:val="00FB30D8"/>
    <w:rsid w:val="00FB482D"/>
    <w:rsid w:val="00FB4E64"/>
    <w:rsid w:val="00FB52DD"/>
    <w:rsid w:val="00FB5DC4"/>
    <w:rsid w:val="00FB5F4E"/>
    <w:rsid w:val="00FB60FC"/>
    <w:rsid w:val="00FB7F5F"/>
    <w:rsid w:val="00FC0201"/>
    <w:rsid w:val="00FC132E"/>
    <w:rsid w:val="00FC295F"/>
    <w:rsid w:val="00FC2E0D"/>
    <w:rsid w:val="00FC3BAD"/>
    <w:rsid w:val="00FC3D34"/>
    <w:rsid w:val="00FC4262"/>
    <w:rsid w:val="00FC44CD"/>
    <w:rsid w:val="00FC4D14"/>
    <w:rsid w:val="00FC4D36"/>
    <w:rsid w:val="00FC51D5"/>
    <w:rsid w:val="00FC5277"/>
    <w:rsid w:val="00FC5C44"/>
    <w:rsid w:val="00FC6800"/>
    <w:rsid w:val="00FC6940"/>
    <w:rsid w:val="00FC7983"/>
    <w:rsid w:val="00FC7CF7"/>
    <w:rsid w:val="00FC7F54"/>
    <w:rsid w:val="00FD088D"/>
    <w:rsid w:val="00FD0B1A"/>
    <w:rsid w:val="00FD0BD0"/>
    <w:rsid w:val="00FD113E"/>
    <w:rsid w:val="00FD1144"/>
    <w:rsid w:val="00FD1A53"/>
    <w:rsid w:val="00FD216B"/>
    <w:rsid w:val="00FD24F3"/>
    <w:rsid w:val="00FD27CA"/>
    <w:rsid w:val="00FD2A2D"/>
    <w:rsid w:val="00FD3492"/>
    <w:rsid w:val="00FD3909"/>
    <w:rsid w:val="00FD3D50"/>
    <w:rsid w:val="00FD5C68"/>
    <w:rsid w:val="00FD67F9"/>
    <w:rsid w:val="00FD69E3"/>
    <w:rsid w:val="00FD7719"/>
    <w:rsid w:val="00FD7905"/>
    <w:rsid w:val="00FE0878"/>
    <w:rsid w:val="00FE10BC"/>
    <w:rsid w:val="00FE1275"/>
    <w:rsid w:val="00FE142E"/>
    <w:rsid w:val="00FE15F9"/>
    <w:rsid w:val="00FE261C"/>
    <w:rsid w:val="00FE27D3"/>
    <w:rsid w:val="00FE2950"/>
    <w:rsid w:val="00FE31EA"/>
    <w:rsid w:val="00FE3545"/>
    <w:rsid w:val="00FE38A9"/>
    <w:rsid w:val="00FE3AAC"/>
    <w:rsid w:val="00FE412E"/>
    <w:rsid w:val="00FE4161"/>
    <w:rsid w:val="00FE49A8"/>
    <w:rsid w:val="00FE5215"/>
    <w:rsid w:val="00FE551D"/>
    <w:rsid w:val="00FE59CB"/>
    <w:rsid w:val="00FE5AA0"/>
    <w:rsid w:val="00FE5EC6"/>
    <w:rsid w:val="00FE6525"/>
    <w:rsid w:val="00FE6595"/>
    <w:rsid w:val="00FE660C"/>
    <w:rsid w:val="00FE66C7"/>
    <w:rsid w:val="00FE6D11"/>
    <w:rsid w:val="00FE700F"/>
    <w:rsid w:val="00FE7328"/>
    <w:rsid w:val="00FF0106"/>
    <w:rsid w:val="00FF0345"/>
    <w:rsid w:val="00FF0748"/>
    <w:rsid w:val="00FF0764"/>
    <w:rsid w:val="00FF172B"/>
    <w:rsid w:val="00FF1DEC"/>
    <w:rsid w:val="00FF2213"/>
    <w:rsid w:val="00FF382D"/>
    <w:rsid w:val="00FF47A0"/>
    <w:rsid w:val="00FF4832"/>
    <w:rsid w:val="00FF4F9B"/>
    <w:rsid w:val="00FF5170"/>
    <w:rsid w:val="00FF5A7F"/>
    <w:rsid w:val="00FF61F6"/>
    <w:rsid w:val="00FF68AF"/>
    <w:rsid w:val="00FF699F"/>
    <w:rsid w:val="00FF718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A8162"/>
  <w15:docId w15:val="{F408118E-19F8-4356-A393-BF8C342CF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1">
    <w:lsdException w:name="Normal"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1DB3"/>
  </w:style>
  <w:style w:type="paragraph" w:styleId="Heading1">
    <w:name w:val="heading 1"/>
    <w:basedOn w:val="Normal"/>
    <w:next w:val="Normal"/>
    <w:link w:val="Heading1Char"/>
    <w:rsid w:val="00996C6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rsid w:val="00996C6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996C6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996C6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996C68"/>
    <w:pPr>
      <w:keepNext/>
      <w:keepLines/>
      <w:spacing w:before="20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D24F9B"/>
    <w:pPr>
      <w:ind w:left="720"/>
      <w:contextualSpacing/>
    </w:pPr>
  </w:style>
  <w:style w:type="paragraph" w:styleId="Header">
    <w:name w:val="header"/>
    <w:basedOn w:val="Normal"/>
    <w:link w:val="HeaderChar"/>
    <w:rsid w:val="00593D0E"/>
    <w:pPr>
      <w:tabs>
        <w:tab w:val="center" w:pos="4320"/>
        <w:tab w:val="right" w:pos="8640"/>
      </w:tabs>
    </w:pPr>
  </w:style>
  <w:style w:type="character" w:customStyle="1" w:styleId="HeaderChar">
    <w:name w:val="Header Char"/>
    <w:basedOn w:val="DefaultParagraphFont"/>
    <w:link w:val="Header"/>
    <w:rsid w:val="00593D0E"/>
  </w:style>
  <w:style w:type="paragraph" w:styleId="Footer">
    <w:name w:val="footer"/>
    <w:basedOn w:val="Normal"/>
    <w:link w:val="FooterChar"/>
    <w:rsid w:val="00593D0E"/>
    <w:pPr>
      <w:tabs>
        <w:tab w:val="center" w:pos="4320"/>
        <w:tab w:val="right" w:pos="8640"/>
      </w:tabs>
    </w:pPr>
  </w:style>
  <w:style w:type="character" w:customStyle="1" w:styleId="FooterChar">
    <w:name w:val="Footer Char"/>
    <w:basedOn w:val="DefaultParagraphFont"/>
    <w:link w:val="Footer"/>
    <w:rsid w:val="00593D0E"/>
  </w:style>
  <w:style w:type="character" w:styleId="PageNumber">
    <w:name w:val="page number"/>
    <w:basedOn w:val="DefaultParagraphFont"/>
    <w:rsid w:val="00593D0E"/>
  </w:style>
  <w:style w:type="character" w:styleId="Hyperlink">
    <w:name w:val="Hyperlink"/>
    <w:basedOn w:val="DefaultParagraphFont"/>
    <w:uiPriority w:val="99"/>
    <w:rsid w:val="00500CBE"/>
    <w:rPr>
      <w:color w:val="0000FF" w:themeColor="hyperlink"/>
      <w:u w:val="single"/>
    </w:rPr>
  </w:style>
  <w:style w:type="paragraph" w:styleId="NormalWeb">
    <w:name w:val="Normal (Web)"/>
    <w:basedOn w:val="Normal"/>
    <w:uiPriority w:val="99"/>
    <w:rsid w:val="00FD1A53"/>
    <w:pPr>
      <w:spacing w:beforeLines="1" w:afterLines="1"/>
    </w:pPr>
    <w:rPr>
      <w:rFonts w:ascii="Times" w:hAnsi="Times" w:cs="Times New Roman"/>
      <w:sz w:val="20"/>
      <w:szCs w:val="20"/>
    </w:rPr>
  </w:style>
  <w:style w:type="paragraph" w:styleId="Caption">
    <w:name w:val="caption"/>
    <w:basedOn w:val="Normal"/>
    <w:next w:val="Normal"/>
    <w:rsid w:val="009B4238"/>
    <w:pPr>
      <w:spacing w:after="200"/>
    </w:pPr>
    <w:rPr>
      <w:b/>
      <w:bCs/>
      <w:color w:val="4F81BD" w:themeColor="accent1"/>
      <w:sz w:val="18"/>
      <w:szCs w:val="18"/>
    </w:rPr>
  </w:style>
  <w:style w:type="character" w:customStyle="1" w:styleId="Heading1Char">
    <w:name w:val="Heading 1 Char"/>
    <w:basedOn w:val="DefaultParagraphFont"/>
    <w:link w:val="Heading1"/>
    <w:rsid w:val="00996C6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rsid w:val="00996C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96C6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996C6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996C68"/>
    <w:rPr>
      <w:rFonts w:asciiTheme="majorHAnsi" w:eastAsiaTheme="majorEastAsia" w:hAnsiTheme="majorHAnsi" w:cstheme="majorBidi"/>
      <w:color w:val="244061" w:themeColor="accent1" w:themeShade="80"/>
    </w:rPr>
  </w:style>
  <w:style w:type="paragraph" w:styleId="List">
    <w:name w:val="List"/>
    <w:basedOn w:val="Normal"/>
    <w:rsid w:val="00996C68"/>
    <w:pPr>
      <w:ind w:left="360" w:hanging="360"/>
      <w:contextualSpacing/>
    </w:pPr>
  </w:style>
  <w:style w:type="paragraph" w:styleId="List2">
    <w:name w:val="List 2"/>
    <w:basedOn w:val="Normal"/>
    <w:rsid w:val="00996C68"/>
    <w:pPr>
      <w:ind w:left="720" w:hanging="360"/>
      <w:contextualSpacing/>
    </w:pPr>
  </w:style>
  <w:style w:type="paragraph" w:styleId="ListBullet">
    <w:name w:val="List Bullet"/>
    <w:basedOn w:val="Normal"/>
    <w:rsid w:val="00996C68"/>
    <w:pPr>
      <w:numPr>
        <w:numId w:val="7"/>
      </w:numPr>
      <w:contextualSpacing/>
    </w:pPr>
  </w:style>
  <w:style w:type="paragraph" w:customStyle="1" w:styleId="InsideAddress">
    <w:name w:val="Inside Address"/>
    <w:basedOn w:val="Normal"/>
    <w:rsid w:val="00996C68"/>
  </w:style>
  <w:style w:type="paragraph" w:styleId="BodyText">
    <w:name w:val="Body Text"/>
    <w:basedOn w:val="Normal"/>
    <w:link w:val="BodyTextChar"/>
    <w:rsid w:val="00996C68"/>
    <w:pPr>
      <w:spacing w:after="120"/>
    </w:pPr>
  </w:style>
  <w:style w:type="character" w:customStyle="1" w:styleId="BodyTextChar">
    <w:name w:val="Body Text Char"/>
    <w:basedOn w:val="DefaultParagraphFont"/>
    <w:link w:val="BodyText"/>
    <w:rsid w:val="00996C68"/>
  </w:style>
  <w:style w:type="paragraph" w:styleId="BodyTextIndent">
    <w:name w:val="Body Text Indent"/>
    <w:basedOn w:val="Normal"/>
    <w:link w:val="BodyTextIndentChar"/>
    <w:rsid w:val="00996C68"/>
    <w:pPr>
      <w:spacing w:after="120"/>
      <w:ind w:left="360"/>
    </w:pPr>
  </w:style>
  <w:style w:type="character" w:customStyle="1" w:styleId="BodyTextIndentChar">
    <w:name w:val="Body Text Indent Char"/>
    <w:basedOn w:val="DefaultParagraphFont"/>
    <w:link w:val="BodyTextIndent"/>
    <w:rsid w:val="00996C68"/>
  </w:style>
  <w:style w:type="paragraph" w:customStyle="1" w:styleId="ReferenceLine">
    <w:name w:val="Reference Line"/>
    <w:basedOn w:val="BodyText"/>
    <w:rsid w:val="00996C68"/>
  </w:style>
  <w:style w:type="paragraph" w:styleId="BalloonText">
    <w:name w:val="Balloon Text"/>
    <w:basedOn w:val="Normal"/>
    <w:link w:val="BalloonTextChar"/>
    <w:rsid w:val="00996C68"/>
    <w:rPr>
      <w:rFonts w:ascii="Lucida Grande" w:hAnsi="Lucida Grande"/>
      <w:sz w:val="18"/>
      <w:szCs w:val="18"/>
    </w:rPr>
  </w:style>
  <w:style w:type="character" w:customStyle="1" w:styleId="BalloonTextChar">
    <w:name w:val="Balloon Text Char"/>
    <w:basedOn w:val="DefaultParagraphFont"/>
    <w:link w:val="BalloonText"/>
    <w:rsid w:val="00996C68"/>
    <w:rPr>
      <w:rFonts w:ascii="Lucida Grande" w:hAnsi="Lucida Grande"/>
      <w:sz w:val="18"/>
      <w:szCs w:val="18"/>
    </w:rPr>
  </w:style>
  <w:style w:type="table" w:customStyle="1" w:styleId="LightGrid-Accent11">
    <w:name w:val="Light Grid - Accent 11"/>
    <w:basedOn w:val="TableNormal"/>
    <w:uiPriority w:val="62"/>
    <w:rsid w:val="00BA215B"/>
    <w:rPr>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rsid w:val="00BA215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rsid w:val="00C8485B"/>
    <w:rPr>
      <w:color w:val="808080"/>
    </w:rPr>
  </w:style>
  <w:style w:type="table" w:styleId="TableGridLight">
    <w:name w:val="Grid Table Light"/>
    <w:basedOn w:val="TableNormal"/>
    <w:uiPriority w:val="40"/>
    <w:rsid w:val="00376B9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
    <w:name w:val="Unresolved Mention"/>
    <w:basedOn w:val="DefaultParagraphFont"/>
    <w:rsid w:val="00AD5734"/>
    <w:rPr>
      <w:color w:val="808080"/>
      <w:shd w:val="clear" w:color="auto" w:fill="E6E6E6"/>
    </w:rPr>
  </w:style>
  <w:style w:type="character" w:styleId="CommentReference">
    <w:name w:val="annotation reference"/>
    <w:basedOn w:val="DefaultParagraphFont"/>
    <w:semiHidden/>
    <w:unhideWhenUsed/>
    <w:rsid w:val="001D6D64"/>
    <w:rPr>
      <w:sz w:val="16"/>
      <w:szCs w:val="16"/>
    </w:rPr>
  </w:style>
  <w:style w:type="paragraph" w:styleId="CommentText">
    <w:name w:val="annotation text"/>
    <w:basedOn w:val="Normal"/>
    <w:link w:val="CommentTextChar"/>
    <w:semiHidden/>
    <w:unhideWhenUsed/>
    <w:rsid w:val="001D6D64"/>
    <w:rPr>
      <w:sz w:val="20"/>
      <w:szCs w:val="20"/>
    </w:rPr>
  </w:style>
  <w:style w:type="character" w:customStyle="1" w:styleId="CommentTextChar">
    <w:name w:val="Comment Text Char"/>
    <w:basedOn w:val="DefaultParagraphFont"/>
    <w:link w:val="CommentText"/>
    <w:semiHidden/>
    <w:rsid w:val="001D6D64"/>
    <w:rPr>
      <w:sz w:val="20"/>
      <w:szCs w:val="20"/>
    </w:rPr>
  </w:style>
  <w:style w:type="paragraph" w:styleId="CommentSubject">
    <w:name w:val="annotation subject"/>
    <w:basedOn w:val="CommentText"/>
    <w:next w:val="CommentText"/>
    <w:link w:val="CommentSubjectChar"/>
    <w:semiHidden/>
    <w:unhideWhenUsed/>
    <w:rsid w:val="001D6D64"/>
    <w:rPr>
      <w:b/>
      <w:bCs/>
    </w:rPr>
  </w:style>
  <w:style w:type="character" w:customStyle="1" w:styleId="CommentSubjectChar">
    <w:name w:val="Comment Subject Char"/>
    <w:basedOn w:val="CommentTextChar"/>
    <w:link w:val="CommentSubject"/>
    <w:semiHidden/>
    <w:rsid w:val="001D6D64"/>
    <w:rPr>
      <w:b/>
      <w:bCs/>
      <w:sz w:val="20"/>
      <w:szCs w:val="20"/>
    </w:rPr>
  </w:style>
  <w:style w:type="table" w:styleId="PlainTable2">
    <w:name w:val="Plain Table 2"/>
    <w:basedOn w:val="TableNormal"/>
    <w:uiPriority w:val="42"/>
    <w:rsid w:val="00852B8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852B8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852B8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52B8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6270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4575A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4575A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TMLPreformatted">
    <w:name w:val="HTML Preformatted"/>
    <w:basedOn w:val="Normal"/>
    <w:link w:val="HTMLPreformattedChar"/>
    <w:uiPriority w:val="99"/>
    <w:semiHidden/>
    <w:unhideWhenUsed/>
    <w:rsid w:val="0008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0384"/>
    <w:rPr>
      <w:rFonts w:ascii="Courier New" w:eastAsia="Times New Roman" w:hAnsi="Courier New" w:cs="Courier New"/>
      <w:sz w:val="20"/>
      <w:szCs w:val="20"/>
    </w:rPr>
  </w:style>
  <w:style w:type="paragraph" w:styleId="Revision">
    <w:name w:val="Revision"/>
    <w:hidden/>
    <w:semiHidden/>
    <w:rsid w:val="00255F9C"/>
  </w:style>
  <w:style w:type="paragraph" w:styleId="Bibliography">
    <w:name w:val="Bibliography"/>
    <w:basedOn w:val="Normal"/>
    <w:next w:val="Normal"/>
    <w:rsid w:val="0056733A"/>
  </w:style>
  <w:style w:type="character" w:customStyle="1" w:styleId="currenthithighlight">
    <w:name w:val="currenthithighlight"/>
    <w:basedOn w:val="DefaultParagraphFont"/>
    <w:rsid w:val="00541C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7037">
      <w:bodyDiv w:val="1"/>
      <w:marLeft w:val="0"/>
      <w:marRight w:val="0"/>
      <w:marTop w:val="0"/>
      <w:marBottom w:val="0"/>
      <w:divBdr>
        <w:top w:val="none" w:sz="0" w:space="0" w:color="auto"/>
        <w:left w:val="none" w:sz="0" w:space="0" w:color="auto"/>
        <w:bottom w:val="none" w:sz="0" w:space="0" w:color="auto"/>
        <w:right w:val="none" w:sz="0" w:space="0" w:color="auto"/>
      </w:divBdr>
    </w:div>
    <w:div w:id="15694758">
      <w:bodyDiv w:val="1"/>
      <w:marLeft w:val="0"/>
      <w:marRight w:val="0"/>
      <w:marTop w:val="0"/>
      <w:marBottom w:val="0"/>
      <w:divBdr>
        <w:top w:val="none" w:sz="0" w:space="0" w:color="auto"/>
        <w:left w:val="none" w:sz="0" w:space="0" w:color="auto"/>
        <w:bottom w:val="none" w:sz="0" w:space="0" w:color="auto"/>
        <w:right w:val="none" w:sz="0" w:space="0" w:color="auto"/>
      </w:divBdr>
    </w:div>
    <w:div w:id="29960575">
      <w:bodyDiv w:val="1"/>
      <w:marLeft w:val="0"/>
      <w:marRight w:val="0"/>
      <w:marTop w:val="0"/>
      <w:marBottom w:val="0"/>
      <w:divBdr>
        <w:top w:val="none" w:sz="0" w:space="0" w:color="auto"/>
        <w:left w:val="none" w:sz="0" w:space="0" w:color="auto"/>
        <w:bottom w:val="none" w:sz="0" w:space="0" w:color="auto"/>
        <w:right w:val="none" w:sz="0" w:space="0" w:color="auto"/>
      </w:divBdr>
    </w:div>
    <w:div w:id="40985845">
      <w:bodyDiv w:val="1"/>
      <w:marLeft w:val="0"/>
      <w:marRight w:val="0"/>
      <w:marTop w:val="0"/>
      <w:marBottom w:val="0"/>
      <w:divBdr>
        <w:top w:val="none" w:sz="0" w:space="0" w:color="auto"/>
        <w:left w:val="none" w:sz="0" w:space="0" w:color="auto"/>
        <w:bottom w:val="none" w:sz="0" w:space="0" w:color="auto"/>
        <w:right w:val="none" w:sz="0" w:space="0" w:color="auto"/>
      </w:divBdr>
      <w:divsChild>
        <w:div w:id="1875656768">
          <w:marLeft w:val="0"/>
          <w:marRight w:val="0"/>
          <w:marTop w:val="0"/>
          <w:marBottom w:val="0"/>
          <w:divBdr>
            <w:top w:val="none" w:sz="0" w:space="0" w:color="auto"/>
            <w:left w:val="none" w:sz="0" w:space="0" w:color="auto"/>
            <w:bottom w:val="none" w:sz="0" w:space="0" w:color="auto"/>
            <w:right w:val="none" w:sz="0" w:space="0" w:color="auto"/>
          </w:divBdr>
          <w:divsChild>
            <w:div w:id="519050681">
              <w:marLeft w:val="0"/>
              <w:marRight w:val="0"/>
              <w:marTop w:val="0"/>
              <w:marBottom w:val="0"/>
              <w:divBdr>
                <w:top w:val="none" w:sz="0" w:space="0" w:color="auto"/>
                <w:left w:val="none" w:sz="0" w:space="0" w:color="auto"/>
                <w:bottom w:val="none" w:sz="0" w:space="0" w:color="auto"/>
                <w:right w:val="none" w:sz="0" w:space="0" w:color="auto"/>
              </w:divBdr>
              <w:divsChild>
                <w:div w:id="1417357335">
                  <w:marLeft w:val="0"/>
                  <w:marRight w:val="0"/>
                  <w:marTop w:val="0"/>
                  <w:marBottom w:val="0"/>
                  <w:divBdr>
                    <w:top w:val="none" w:sz="0" w:space="0" w:color="auto"/>
                    <w:left w:val="none" w:sz="0" w:space="0" w:color="auto"/>
                    <w:bottom w:val="none" w:sz="0" w:space="0" w:color="auto"/>
                    <w:right w:val="none" w:sz="0" w:space="0" w:color="auto"/>
                  </w:divBdr>
                  <w:divsChild>
                    <w:div w:id="203083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13806">
      <w:bodyDiv w:val="1"/>
      <w:marLeft w:val="0"/>
      <w:marRight w:val="0"/>
      <w:marTop w:val="0"/>
      <w:marBottom w:val="0"/>
      <w:divBdr>
        <w:top w:val="none" w:sz="0" w:space="0" w:color="auto"/>
        <w:left w:val="none" w:sz="0" w:space="0" w:color="auto"/>
        <w:bottom w:val="none" w:sz="0" w:space="0" w:color="auto"/>
        <w:right w:val="none" w:sz="0" w:space="0" w:color="auto"/>
      </w:divBdr>
    </w:div>
    <w:div w:id="58787934">
      <w:bodyDiv w:val="1"/>
      <w:marLeft w:val="0"/>
      <w:marRight w:val="0"/>
      <w:marTop w:val="0"/>
      <w:marBottom w:val="0"/>
      <w:divBdr>
        <w:top w:val="none" w:sz="0" w:space="0" w:color="auto"/>
        <w:left w:val="none" w:sz="0" w:space="0" w:color="auto"/>
        <w:bottom w:val="none" w:sz="0" w:space="0" w:color="auto"/>
        <w:right w:val="none" w:sz="0" w:space="0" w:color="auto"/>
      </w:divBdr>
    </w:div>
    <w:div w:id="85152144">
      <w:bodyDiv w:val="1"/>
      <w:marLeft w:val="0"/>
      <w:marRight w:val="0"/>
      <w:marTop w:val="0"/>
      <w:marBottom w:val="0"/>
      <w:divBdr>
        <w:top w:val="none" w:sz="0" w:space="0" w:color="auto"/>
        <w:left w:val="none" w:sz="0" w:space="0" w:color="auto"/>
        <w:bottom w:val="none" w:sz="0" w:space="0" w:color="auto"/>
        <w:right w:val="none" w:sz="0" w:space="0" w:color="auto"/>
      </w:divBdr>
      <w:divsChild>
        <w:div w:id="1035887333">
          <w:marLeft w:val="0"/>
          <w:marRight w:val="0"/>
          <w:marTop w:val="0"/>
          <w:marBottom w:val="0"/>
          <w:divBdr>
            <w:top w:val="none" w:sz="0" w:space="0" w:color="auto"/>
            <w:left w:val="none" w:sz="0" w:space="0" w:color="auto"/>
            <w:bottom w:val="none" w:sz="0" w:space="0" w:color="auto"/>
            <w:right w:val="none" w:sz="0" w:space="0" w:color="auto"/>
          </w:divBdr>
          <w:divsChild>
            <w:div w:id="980111470">
              <w:marLeft w:val="0"/>
              <w:marRight w:val="0"/>
              <w:marTop w:val="0"/>
              <w:marBottom w:val="0"/>
              <w:divBdr>
                <w:top w:val="none" w:sz="0" w:space="0" w:color="auto"/>
                <w:left w:val="none" w:sz="0" w:space="0" w:color="auto"/>
                <w:bottom w:val="none" w:sz="0" w:space="0" w:color="auto"/>
                <w:right w:val="none" w:sz="0" w:space="0" w:color="auto"/>
              </w:divBdr>
              <w:divsChild>
                <w:div w:id="9314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66203">
      <w:bodyDiv w:val="1"/>
      <w:marLeft w:val="0"/>
      <w:marRight w:val="0"/>
      <w:marTop w:val="0"/>
      <w:marBottom w:val="0"/>
      <w:divBdr>
        <w:top w:val="none" w:sz="0" w:space="0" w:color="auto"/>
        <w:left w:val="none" w:sz="0" w:space="0" w:color="auto"/>
        <w:bottom w:val="none" w:sz="0" w:space="0" w:color="auto"/>
        <w:right w:val="none" w:sz="0" w:space="0" w:color="auto"/>
      </w:divBdr>
    </w:div>
    <w:div w:id="101191656">
      <w:bodyDiv w:val="1"/>
      <w:marLeft w:val="0"/>
      <w:marRight w:val="0"/>
      <w:marTop w:val="0"/>
      <w:marBottom w:val="0"/>
      <w:divBdr>
        <w:top w:val="none" w:sz="0" w:space="0" w:color="auto"/>
        <w:left w:val="none" w:sz="0" w:space="0" w:color="auto"/>
        <w:bottom w:val="none" w:sz="0" w:space="0" w:color="auto"/>
        <w:right w:val="none" w:sz="0" w:space="0" w:color="auto"/>
      </w:divBdr>
    </w:div>
    <w:div w:id="108858104">
      <w:bodyDiv w:val="1"/>
      <w:marLeft w:val="0"/>
      <w:marRight w:val="0"/>
      <w:marTop w:val="0"/>
      <w:marBottom w:val="0"/>
      <w:divBdr>
        <w:top w:val="none" w:sz="0" w:space="0" w:color="auto"/>
        <w:left w:val="none" w:sz="0" w:space="0" w:color="auto"/>
        <w:bottom w:val="none" w:sz="0" w:space="0" w:color="auto"/>
        <w:right w:val="none" w:sz="0" w:space="0" w:color="auto"/>
      </w:divBdr>
    </w:div>
    <w:div w:id="132021979">
      <w:bodyDiv w:val="1"/>
      <w:marLeft w:val="0"/>
      <w:marRight w:val="0"/>
      <w:marTop w:val="0"/>
      <w:marBottom w:val="0"/>
      <w:divBdr>
        <w:top w:val="none" w:sz="0" w:space="0" w:color="auto"/>
        <w:left w:val="none" w:sz="0" w:space="0" w:color="auto"/>
        <w:bottom w:val="none" w:sz="0" w:space="0" w:color="auto"/>
        <w:right w:val="none" w:sz="0" w:space="0" w:color="auto"/>
      </w:divBdr>
    </w:div>
    <w:div w:id="134415438">
      <w:bodyDiv w:val="1"/>
      <w:marLeft w:val="0"/>
      <w:marRight w:val="0"/>
      <w:marTop w:val="0"/>
      <w:marBottom w:val="0"/>
      <w:divBdr>
        <w:top w:val="none" w:sz="0" w:space="0" w:color="auto"/>
        <w:left w:val="none" w:sz="0" w:space="0" w:color="auto"/>
        <w:bottom w:val="none" w:sz="0" w:space="0" w:color="auto"/>
        <w:right w:val="none" w:sz="0" w:space="0" w:color="auto"/>
      </w:divBdr>
    </w:div>
    <w:div w:id="137384427">
      <w:bodyDiv w:val="1"/>
      <w:marLeft w:val="0"/>
      <w:marRight w:val="0"/>
      <w:marTop w:val="0"/>
      <w:marBottom w:val="0"/>
      <w:divBdr>
        <w:top w:val="none" w:sz="0" w:space="0" w:color="auto"/>
        <w:left w:val="none" w:sz="0" w:space="0" w:color="auto"/>
        <w:bottom w:val="none" w:sz="0" w:space="0" w:color="auto"/>
        <w:right w:val="none" w:sz="0" w:space="0" w:color="auto"/>
      </w:divBdr>
    </w:div>
    <w:div w:id="155734009">
      <w:bodyDiv w:val="1"/>
      <w:marLeft w:val="0"/>
      <w:marRight w:val="0"/>
      <w:marTop w:val="0"/>
      <w:marBottom w:val="0"/>
      <w:divBdr>
        <w:top w:val="none" w:sz="0" w:space="0" w:color="auto"/>
        <w:left w:val="none" w:sz="0" w:space="0" w:color="auto"/>
        <w:bottom w:val="none" w:sz="0" w:space="0" w:color="auto"/>
        <w:right w:val="none" w:sz="0" w:space="0" w:color="auto"/>
      </w:divBdr>
    </w:div>
    <w:div w:id="186914381">
      <w:bodyDiv w:val="1"/>
      <w:marLeft w:val="0"/>
      <w:marRight w:val="0"/>
      <w:marTop w:val="0"/>
      <w:marBottom w:val="0"/>
      <w:divBdr>
        <w:top w:val="none" w:sz="0" w:space="0" w:color="auto"/>
        <w:left w:val="none" w:sz="0" w:space="0" w:color="auto"/>
        <w:bottom w:val="none" w:sz="0" w:space="0" w:color="auto"/>
        <w:right w:val="none" w:sz="0" w:space="0" w:color="auto"/>
      </w:divBdr>
    </w:div>
    <w:div w:id="199437724">
      <w:bodyDiv w:val="1"/>
      <w:marLeft w:val="0"/>
      <w:marRight w:val="0"/>
      <w:marTop w:val="0"/>
      <w:marBottom w:val="0"/>
      <w:divBdr>
        <w:top w:val="none" w:sz="0" w:space="0" w:color="auto"/>
        <w:left w:val="none" w:sz="0" w:space="0" w:color="auto"/>
        <w:bottom w:val="none" w:sz="0" w:space="0" w:color="auto"/>
        <w:right w:val="none" w:sz="0" w:space="0" w:color="auto"/>
      </w:divBdr>
    </w:div>
    <w:div w:id="214899680">
      <w:bodyDiv w:val="1"/>
      <w:marLeft w:val="0"/>
      <w:marRight w:val="0"/>
      <w:marTop w:val="0"/>
      <w:marBottom w:val="0"/>
      <w:divBdr>
        <w:top w:val="none" w:sz="0" w:space="0" w:color="auto"/>
        <w:left w:val="none" w:sz="0" w:space="0" w:color="auto"/>
        <w:bottom w:val="none" w:sz="0" w:space="0" w:color="auto"/>
        <w:right w:val="none" w:sz="0" w:space="0" w:color="auto"/>
      </w:divBdr>
    </w:div>
    <w:div w:id="216093427">
      <w:bodyDiv w:val="1"/>
      <w:marLeft w:val="0"/>
      <w:marRight w:val="0"/>
      <w:marTop w:val="0"/>
      <w:marBottom w:val="0"/>
      <w:divBdr>
        <w:top w:val="none" w:sz="0" w:space="0" w:color="auto"/>
        <w:left w:val="none" w:sz="0" w:space="0" w:color="auto"/>
        <w:bottom w:val="none" w:sz="0" w:space="0" w:color="auto"/>
        <w:right w:val="none" w:sz="0" w:space="0" w:color="auto"/>
      </w:divBdr>
    </w:div>
    <w:div w:id="222454349">
      <w:bodyDiv w:val="1"/>
      <w:marLeft w:val="0"/>
      <w:marRight w:val="0"/>
      <w:marTop w:val="0"/>
      <w:marBottom w:val="0"/>
      <w:divBdr>
        <w:top w:val="none" w:sz="0" w:space="0" w:color="auto"/>
        <w:left w:val="none" w:sz="0" w:space="0" w:color="auto"/>
        <w:bottom w:val="none" w:sz="0" w:space="0" w:color="auto"/>
        <w:right w:val="none" w:sz="0" w:space="0" w:color="auto"/>
      </w:divBdr>
    </w:div>
    <w:div w:id="227883089">
      <w:bodyDiv w:val="1"/>
      <w:marLeft w:val="0"/>
      <w:marRight w:val="0"/>
      <w:marTop w:val="0"/>
      <w:marBottom w:val="0"/>
      <w:divBdr>
        <w:top w:val="none" w:sz="0" w:space="0" w:color="auto"/>
        <w:left w:val="none" w:sz="0" w:space="0" w:color="auto"/>
        <w:bottom w:val="none" w:sz="0" w:space="0" w:color="auto"/>
        <w:right w:val="none" w:sz="0" w:space="0" w:color="auto"/>
      </w:divBdr>
    </w:div>
    <w:div w:id="231238514">
      <w:bodyDiv w:val="1"/>
      <w:marLeft w:val="0"/>
      <w:marRight w:val="0"/>
      <w:marTop w:val="0"/>
      <w:marBottom w:val="0"/>
      <w:divBdr>
        <w:top w:val="none" w:sz="0" w:space="0" w:color="auto"/>
        <w:left w:val="none" w:sz="0" w:space="0" w:color="auto"/>
        <w:bottom w:val="none" w:sz="0" w:space="0" w:color="auto"/>
        <w:right w:val="none" w:sz="0" w:space="0" w:color="auto"/>
      </w:divBdr>
    </w:div>
    <w:div w:id="242880755">
      <w:bodyDiv w:val="1"/>
      <w:marLeft w:val="0"/>
      <w:marRight w:val="0"/>
      <w:marTop w:val="0"/>
      <w:marBottom w:val="0"/>
      <w:divBdr>
        <w:top w:val="none" w:sz="0" w:space="0" w:color="auto"/>
        <w:left w:val="none" w:sz="0" w:space="0" w:color="auto"/>
        <w:bottom w:val="none" w:sz="0" w:space="0" w:color="auto"/>
        <w:right w:val="none" w:sz="0" w:space="0" w:color="auto"/>
      </w:divBdr>
    </w:div>
    <w:div w:id="269049466">
      <w:bodyDiv w:val="1"/>
      <w:marLeft w:val="0"/>
      <w:marRight w:val="0"/>
      <w:marTop w:val="0"/>
      <w:marBottom w:val="0"/>
      <w:divBdr>
        <w:top w:val="none" w:sz="0" w:space="0" w:color="auto"/>
        <w:left w:val="none" w:sz="0" w:space="0" w:color="auto"/>
        <w:bottom w:val="none" w:sz="0" w:space="0" w:color="auto"/>
        <w:right w:val="none" w:sz="0" w:space="0" w:color="auto"/>
      </w:divBdr>
    </w:div>
    <w:div w:id="303388453">
      <w:bodyDiv w:val="1"/>
      <w:marLeft w:val="0"/>
      <w:marRight w:val="0"/>
      <w:marTop w:val="0"/>
      <w:marBottom w:val="0"/>
      <w:divBdr>
        <w:top w:val="none" w:sz="0" w:space="0" w:color="auto"/>
        <w:left w:val="none" w:sz="0" w:space="0" w:color="auto"/>
        <w:bottom w:val="none" w:sz="0" w:space="0" w:color="auto"/>
        <w:right w:val="none" w:sz="0" w:space="0" w:color="auto"/>
      </w:divBdr>
    </w:div>
    <w:div w:id="315031921">
      <w:bodyDiv w:val="1"/>
      <w:marLeft w:val="0"/>
      <w:marRight w:val="0"/>
      <w:marTop w:val="0"/>
      <w:marBottom w:val="0"/>
      <w:divBdr>
        <w:top w:val="none" w:sz="0" w:space="0" w:color="auto"/>
        <w:left w:val="none" w:sz="0" w:space="0" w:color="auto"/>
        <w:bottom w:val="none" w:sz="0" w:space="0" w:color="auto"/>
        <w:right w:val="none" w:sz="0" w:space="0" w:color="auto"/>
      </w:divBdr>
    </w:div>
    <w:div w:id="329872774">
      <w:bodyDiv w:val="1"/>
      <w:marLeft w:val="0"/>
      <w:marRight w:val="0"/>
      <w:marTop w:val="0"/>
      <w:marBottom w:val="0"/>
      <w:divBdr>
        <w:top w:val="none" w:sz="0" w:space="0" w:color="auto"/>
        <w:left w:val="none" w:sz="0" w:space="0" w:color="auto"/>
        <w:bottom w:val="none" w:sz="0" w:space="0" w:color="auto"/>
        <w:right w:val="none" w:sz="0" w:space="0" w:color="auto"/>
      </w:divBdr>
    </w:div>
    <w:div w:id="337974610">
      <w:bodyDiv w:val="1"/>
      <w:marLeft w:val="0"/>
      <w:marRight w:val="0"/>
      <w:marTop w:val="0"/>
      <w:marBottom w:val="0"/>
      <w:divBdr>
        <w:top w:val="none" w:sz="0" w:space="0" w:color="auto"/>
        <w:left w:val="none" w:sz="0" w:space="0" w:color="auto"/>
        <w:bottom w:val="none" w:sz="0" w:space="0" w:color="auto"/>
        <w:right w:val="none" w:sz="0" w:space="0" w:color="auto"/>
      </w:divBdr>
    </w:div>
    <w:div w:id="353769760">
      <w:bodyDiv w:val="1"/>
      <w:marLeft w:val="0"/>
      <w:marRight w:val="0"/>
      <w:marTop w:val="0"/>
      <w:marBottom w:val="0"/>
      <w:divBdr>
        <w:top w:val="none" w:sz="0" w:space="0" w:color="auto"/>
        <w:left w:val="none" w:sz="0" w:space="0" w:color="auto"/>
        <w:bottom w:val="none" w:sz="0" w:space="0" w:color="auto"/>
        <w:right w:val="none" w:sz="0" w:space="0" w:color="auto"/>
      </w:divBdr>
    </w:div>
    <w:div w:id="365300785">
      <w:bodyDiv w:val="1"/>
      <w:marLeft w:val="0"/>
      <w:marRight w:val="0"/>
      <w:marTop w:val="0"/>
      <w:marBottom w:val="0"/>
      <w:divBdr>
        <w:top w:val="none" w:sz="0" w:space="0" w:color="auto"/>
        <w:left w:val="none" w:sz="0" w:space="0" w:color="auto"/>
        <w:bottom w:val="none" w:sz="0" w:space="0" w:color="auto"/>
        <w:right w:val="none" w:sz="0" w:space="0" w:color="auto"/>
      </w:divBdr>
    </w:div>
    <w:div w:id="368334701">
      <w:bodyDiv w:val="1"/>
      <w:marLeft w:val="0"/>
      <w:marRight w:val="0"/>
      <w:marTop w:val="0"/>
      <w:marBottom w:val="0"/>
      <w:divBdr>
        <w:top w:val="none" w:sz="0" w:space="0" w:color="auto"/>
        <w:left w:val="none" w:sz="0" w:space="0" w:color="auto"/>
        <w:bottom w:val="none" w:sz="0" w:space="0" w:color="auto"/>
        <w:right w:val="none" w:sz="0" w:space="0" w:color="auto"/>
      </w:divBdr>
    </w:div>
    <w:div w:id="380373690">
      <w:bodyDiv w:val="1"/>
      <w:marLeft w:val="0"/>
      <w:marRight w:val="0"/>
      <w:marTop w:val="0"/>
      <w:marBottom w:val="0"/>
      <w:divBdr>
        <w:top w:val="none" w:sz="0" w:space="0" w:color="auto"/>
        <w:left w:val="none" w:sz="0" w:space="0" w:color="auto"/>
        <w:bottom w:val="none" w:sz="0" w:space="0" w:color="auto"/>
        <w:right w:val="none" w:sz="0" w:space="0" w:color="auto"/>
      </w:divBdr>
    </w:div>
    <w:div w:id="393431389">
      <w:bodyDiv w:val="1"/>
      <w:marLeft w:val="0"/>
      <w:marRight w:val="0"/>
      <w:marTop w:val="0"/>
      <w:marBottom w:val="0"/>
      <w:divBdr>
        <w:top w:val="none" w:sz="0" w:space="0" w:color="auto"/>
        <w:left w:val="none" w:sz="0" w:space="0" w:color="auto"/>
        <w:bottom w:val="none" w:sz="0" w:space="0" w:color="auto"/>
        <w:right w:val="none" w:sz="0" w:space="0" w:color="auto"/>
      </w:divBdr>
    </w:div>
    <w:div w:id="400833725">
      <w:bodyDiv w:val="1"/>
      <w:marLeft w:val="0"/>
      <w:marRight w:val="0"/>
      <w:marTop w:val="0"/>
      <w:marBottom w:val="0"/>
      <w:divBdr>
        <w:top w:val="none" w:sz="0" w:space="0" w:color="auto"/>
        <w:left w:val="none" w:sz="0" w:space="0" w:color="auto"/>
        <w:bottom w:val="none" w:sz="0" w:space="0" w:color="auto"/>
        <w:right w:val="none" w:sz="0" w:space="0" w:color="auto"/>
      </w:divBdr>
    </w:div>
    <w:div w:id="400980471">
      <w:bodyDiv w:val="1"/>
      <w:marLeft w:val="0"/>
      <w:marRight w:val="0"/>
      <w:marTop w:val="0"/>
      <w:marBottom w:val="0"/>
      <w:divBdr>
        <w:top w:val="none" w:sz="0" w:space="0" w:color="auto"/>
        <w:left w:val="none" w:sz="0" w:space="0" w:color="auto"/>
        <w:bottom w:val="none" w:sz="0" w:space="0" w:color="auto"/>
        <w:right w:val="none" w:sz="0" w:space="0" w:color="auto"/>
      </w:divBdr>
    </w:div>
    <w:div w:id="405760931">
      <w:bodyDiv w:val="1"/>
      <w:marLeft w:val="0"/>
      <w:marRight w:val="0"/>
      <w:marTop w:val="0"/>
      <w:marBottom w:val="0"/>
      <w:divBdr>
        <w:top w:val="none" w:sz="0" w:space="0" w:color="auto"/>
        <w:left w:val="none" w:sz="0" w:space="0" w:color="auto"/>
        <w:bottom w:val="none" w:sz="0" w:space="0" w:color="auto"/>
        <w:right w:val="none" w:sz="0" w:space="0" w:color="auto"/>
      </w:divBdr>
    </w:div>
    <w:div w:id="439691995">
      <w:bodyDiv w:val="1"/>
      <w:marLeft w:val="0"/>
      <w:marRight w:val="0"/>
      <w:marTop w:val="0"/>
      <w:marBottom w:val="0"/>
      <w:divBdr>
        <w:top w:val="none" w:sz="0" w:space="0" w:color="auto"/>
        <w:left w:val="none" w:sz="0" w:space="0" w:color="auto"/>
        <w:bottom w:val="none" w:sz="0" w:space="0" w:color="auto"/>
        <w:right w:val="none" w:sz="0" w:space="0" w:color="auto"/>
      </w:divBdr>
    </w:div>
    <w:div w:id="449934471">
      <w:bodyDiv w:val="1"/>
      <w:marLeft w:val="0"/>
      <w:marRight w:val="0"/>
      <w:marTop w:val="0"/>
      <w:marBottom w:val="0"/>
      <w:divBdr>
        <w:top w:val="none" w:sz="0" w:space="0" w:color="auto"/>
        <w:left w:val="none" w:sz="0" w:space="0" w:color="auto"/>
        <w:bottom w:val="none" w:sz="0" w:space="0" w:color="auto"/>
        <w:right w:val="none" w:sz="0" w:space="0" w:color="auto"/>
      </w:divBdr>
    </w:div>
    <w:div w:id="451486371">
      <w:bodyDiv w:val="1"/>
      <w:marLeft w:val="0"/>
      <w:marRight w:val="0"/>
      <w:marTop w:val="0"/>
      <w:marBottom w:val="0"/>
      <w:divBdr>
        <w:top w:val="none" w:sz="0" w:space="0" w:color="auto"/>
        <w:left w:val="none" w:sz="0" w:space="0" w:color="auto"/>
        <w:bottom w:val="none" w:sz="0" w:space="0" w:color="auto"/>
        <w:right w:val="none" w:sz="0" w:space="0" w:color="auto"/>
      </w:divBdr>
    </w:div>
    <w:div w:id="464587393">
      <w:bodyDiv w:val="1"/>
      <w:marLeft w:val="0"/>
      <w:marRight w:val="0"/>
      <w:marTop w:val="0"/>
      <w:marBottom w:val="0"/>
      <w:divBdr>
        <w:top w:val="none" w:sz="0" w:space="0" w:color="auto"/>
        <w:left w:val="none" w:sz="0" w:space="0" w:color="auto"/>
        <w:bottom w:val="none" w:sz="0" w:space="0" w:color="auto"/>
        <w:right w:val="none" w:sz="0" w:space="0" w:color="auto"/>
      </w:divBdr>
    </w:div>
    <w:div w:id="465002994">
      <w:bodyDiv w:val="1"/>
      <w:marLeft w:val="0"/>
      <w:marRight w:val="0"/>
      <w:marTop w:val="0"/>
      <w:marBottom w:val="0"/>
      <w:divBdr>
        <w:top w:val="none" w:sz="0" w:space="0" w:color="auto"/>
        <w:left w:val="none" w:sz="0" w:space="0" w:color="auto"/>
        <w:bottom w:val="none" w:sz="0" w:space="0" w:color="auto"/>
        <w:right w:val="none" w:sz="0" w:space="0" w:color="auto"/>
      </w:divBdr>
    </w:div>
    <w:div w:id="471598920">
      <w:bodyDiv w:val="1"/>
      <w:marLeft w:val="0"/>
      <w:marRight w:val="0"/>
      <w:marTop w:val="0"/>
      <w:marBottom w:val="0"/>
      <w:divBdr>
        <w:top w:val="none" w:sz="0" w:space="0" w:color="auto"/>
        <w:left w:val="none" w:sz="0" w:space="0" w:color="auto"/>
        <w:bottom w:val="none" w:sz="0" w:space="0" w:color="auto"/>
        <w:right w:val="none" w:sz="0" w:space="0" w:color="auto"/>
      </w:divBdr>
    </w:div>
    <w:div w:id="472908119">
      <w:bodyDiv w:val="1"/>
      <w:marLeft w:val="0"/>
      <w:marRight w:val="0"/>
      <w:marTop w:val="0"/>
      <w:marBottom w:val="0"/>
      <w:divBdr>
        <w:top w:val="none" w:sz="0" w:space="0" w:color="auto"/>
        <w:left w:val="none" w:sz="0" w:space="0" w:color="auto"/>
        <w:bottom w:val="none" w:sz="0" w:space="0" w:color="auto"/>
        <w:right w:val="none" w:sz="0" w:space="0" w:color="auto"/>
      </w:divBdr>
    </w:div>
    <w:div w:id="476383778">
      <w:bodyDiv w:val="1"/>
      <w:marLeft w:val="0"/>
      <w:marRight w:val="0"/>
      <w:marTop w:val="0"/>
      <w:marBottom w:val="0"/>
      <w:divBdr>
        <w:top w:val="none" w:sz="0" w:space="0" w:color="auto"/>
        <w:left w:val="none" w:sz="0" w:space="0" w:color="auto"/>
        <w:bottom w:val="none" w:sz="0" w:space="0" w:color="auto"/>
        <w:right w:val="none" w:sz="0" w:space="0" w:color="auto"/>
      </w:divBdr>
    </w:div>
    <w:div w:id="483399605">
      <w:bodyDiv w:val="1"/>
      <w:marLeft w:val="0"/>
      <w:marRight w:val="0"/>
      <w:marTop w:val="0"/>
      <w:marBottom w:val="0"/>
      <w:divBdr>
        <w:top w:val="none" w:sz="0" w:space="0" w:color="auto"/>
        <w:left w:val="none" w:sz="0" w:space="0" w:color="auto"/>
        <w:bottom w:val="none" w:sz="0" w:space="0" w:color="auto"/>
        <w:right w:val="none" w:sz="0" w:space="0" w:color="auto"/>
      </w:divBdr>
    </w:div>
    <w:div w:id="503663105">
      <w:bodyDiv w:val="1"/>
      <w:marLeft w:val="0"/>
      <w:marRight w:val="0"/>
      <w:marTop w:val="0"/>
      <w:marBottom w:val="0"/>
      <w:divBdr>
        <w:top w:val="none" w:sz="0" w:space="0" w:color="auto"/>
        <w:left w:val="none" w:sz="0" w:space="0" w:color="auto"/>
        <w:bottom w:val="none" w:sz="0" w:space="0" w:color="auto"/>
        <w:right w:val="none" w:sz="0" w:space="0" w:color="auto"/>
      </w:divBdr>
    </w:div>
    <w:div w:id="505051497">
      <w:bodyDiv w:val="1"/>
      <w:marLeft w:val="0"/>
      <w:marRight w:val="0"/>
      <w:marTop w:val="0"/>
      <w:marBottom w:val="0"/>
      <w:divBdr>
        <w:top w:val="none" w:sz="0" w:space="0" w:color="auto"/>
        <w:left w:val="none" w:sz="0" w:space="0" w:color="auto"/>
        <w:bottom w:val="none" w:sz="0" w:space="0" w:color="auto"/>
        <w:right w:val="none" w:sz="0" w:space="0" w:color="auto"/>
      </w:divBdr>
      <w:divsChild>
        <w:div w:id="1066948835">
          <w:marLeft w:val="0"/>
          <w:marRight w:val="0"/>
          <w:marTop w:val="0"/>
          <w:marBottom w:val="0"/>
          <w:divBdr>
            <w:top w:val="none" w:sz="0" w:space="0" w:color="auto"/>
            <w:left w:val="none" w:sz="0" w:space="0" w:color="auto"/>
            <w:bottom w:val="none" w:sz="0" w:space="0" w:color="auto"/>
            <w:right w:val="none" w:sz="0" w:space="0" w:color="auto"/>
          </w:divBdr>
          <w:divsChild>
            <w:div w:id="950817469">
              <w:marLeft w:val="0"/>
              <w:marRight w:val="0"/>
              <w:marTop w:val="0"/>
              <w:marBottom w:val="0"/>
              <w:divBdr>
                <w:top w:val="none" w:sz="0" w:space="0" w:color="auto"/>
                <w:left w:val="none" w:sz="0" w:space="0" w:color="auto"/>
                <w:bottom w:val="none" w:sz="0" w:space="0" w:color="auto"/>
                <w:right w:val="none" w:sz="0" w:space="0" w:color="auto"/>
              </w:divBdr>
              <w:divsChild>
                <w:div w:id="82739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73926">
      <w:bodyDiv w:val="1"/>
      <w:marLeft w:val="0"/>
      <w:marRight w:val="0"/>
      <w:marTop w:val="0"/>
      <w:marBottom w:val="0"/>
      <w:divBdr>
        <w:top w:val="none" w:sz="0" w:space="0" w:color="auto"/>
        <w:left w:val="none" w:sz="0" w:space="0" w:color="auto"/>
        <w:bottom w:val="none" w:sz="0" w:space="0" w:color="auto"/>
        <w:right w:val="none" w:sz="0" w:space="0" w:color="auto"/>
      </w:divBdr>
    </w:div>
    <w:div w:id="520973889">
      <w:bodyDiv w:val="1"/>
      <w:marLeft w:val="0"/>
      <w:marRight w:val="0"/>
      <w:marTop w:val="0"/>
      <w:marBottom w:val="0"/>
      <w:divBdr>
        <w:top w:val="none" w:sz="0" w:space="0" w:color="auto"/>
        <w:left w:val="none" w:sz="0" w:space="0" w:color="auto"/>
        <w:bottom w:val="none" w:sz="0" w:space="0" w:color="auto"/>
        <w:right w:val="none" w:sz="0" w:space="0" w:color="auto"/>
      </w:divBdr>
    </w:div>
    <w:div w:id="525410686">
      <w:bodyDiv w:val="1"/>
      <w:marLeft w:val="0"/>
      <w:marRight w:val="0"/>
      <w:marTop w:val="0"/>
      <w:marBottom w:val="0"/>
      <w:divBdr>
        <w:top w:val="none" w:sz="0" w:space="0" w:color="auto"/>
        <w:left w:val="none" w:sz="0" w:space="0" w:color="auto"/>
        <w:bottom w:val="none" w:sz="0" w:space="0" w:color="auto"/>
        <w:right w:val="none" w:sz="0" w:space="0" w:color="auto"/>
      </w:divBdr>
    </w:div>
    <w:div w:id="538057415">
      <w:bodyDiv w:val="1"/>
      <w:marLeft w:val="0"/>
      <w:marRight w:val="0"/>
      <w:marTop w:val="0"/>
      <w:marBottom w:val="0"/>
      <w:divBdr>
        <w:top w:val="none" w:sz="0" w:space="0" w:color="auto"/>
        <w:left w:val="none" w:sz="0" w:space="0" w:color="auto"/>
        <w:bottom w:val="none" w:sz="0" w:space="0" w:color="auto"/>
        <w:right w:val="none" w:sz="0" w:space="0" w:color="auto"/>
      </w:divBdr>
    </w:div>
    <w:div w:id="571426189">
      <w:bodyDiv w:val="1"/>
      <w:marLeft w:val="0"/>
      <w:marRight w:val="0"/>
      <w:marTop w:val="0"/>
      <w:marBottom w:val="0"/>
      <w:divBdr>
        <w:top w:val="none" w:sz="0" w:space="0" w:color="auto"/>
        <w:left w:val="none" w:sz="0" w:space="0" w:color="auto"/>
        <w:bottom w:val="none" w:sz="0" w:space="0" w:color="auto"/>
        <w:right w:val="none" w:sz="0" w:space="0" w:color="auto"/>
      </w:divBdr>
    </w:div>
    <w:div w:id="582178611">
      <w:bodyDiv w:val="1"/>
      <w:marLeft w:val="0"/>
      <w:marRight w:val="0"/>
      <w:marTop w:val="0"/>
      <w:marBottom w:val="0"/>
      <w:divBdr>
        <w:top w:val="none" w:sz="0" w:space="0" w:color="auto"/>
        <w:left w:val="none" w:sz="0" w:space="0" w:color="auto"/>
        <w:bottom w:val="none" w:sz="0" w:space="0" w:color="auto"/>
        <w:right w:val="none" w:sz="0" w:space="0" w:color="auto"/>
      </w:divBdr>
    </w:div>
    <w:div w:id="602346225">
      <w:bodyDiv w:val="1"/>
      <w:marLeft w:val="0"/>
      <w:marRight w:val="0"/>
      <w:marTop w:val="0"/>
      <w:marBottom w:val="0"/>
      <w:divBdr>
        <w:top w:val="none" w:sz="0" w:space="0" w:color="auto"/>
        <w:left w:val="none" w:sz="0" w:space="0" w:color="auto"/>
        <w:bottom w:val="none" w:sz="0" w:space="0" w:color="auto"/>
        <w:right w:val="none" w:sz="0" w:space="0" w:color="auto"/>
      </w:divBdr>
    </w:div>
    <w:div w:id="622735330">
      <w:bodyDiv w:val="1"/>
      <w:marLeft w:val="0"/>
      <w:marRight w:val="0"/>
      <w:marTop w:val="0"/>
      <w:marBottom w:val="0"/>
      <w:divBdr>
        <w:top w:val="none" w:sz="0" w:space="0" w:color="auto"/>
        <w:left w:val="none" w:sz="0" w:space="0" w:color="auto"/>
        <w:bottom w:val="none" w:sz="0" w:space="0" w:color="auto"/>
        <w:right w:val="none" w:sz="0" w:space="0" w:color="auto"/>
      </w:divBdr>
    </w:div>
    <w:div w:id="623266637">
      <w:bodyDiv w:val="1"/>
      <w:marLeft w:val="0"/>
      <w:marRight w:val="0"/>
      <w:marTop w:val="0"/>
      <w:marBottom w:val="0"/>
      <w:divBdr>
        <w:top w:val="none" w:sz="0" w:space="0" w:color="auto"/>
        <w:left w:val="none" w:sz="0" w:space="0" w:color="auto"/>
        <w:bottom w:val="none" w:sz="0" w:space="0" w:color="auto"/>
        <w:right w:val="none" w:sz="0" w:space="0" w:color="auto"/>
      </w:divBdr>
    </w:div>
    <w:div w:id="642346552">
      <w:bodyDiv w:val="1"/>
      <w:marLeft w:val="0"/>
      <w:marRight w:val="0"/>
      <w:marTop w:val="0"/>
      <w:marBottom w:val="0"/>
      <w:divBdr>
        <w:top w:val="none" w:sz="0" w:space="0" w:color="auto"/>
        <w:left w:val="none" w:sz="0" w:space="0" w:color="auto"/>
        <w:bottom w:val="none" w:sz="0" w:space="0" w:color="auto"/>
        <w:right w:val="none" w:sz="0" w:space="0" w:color="auto"/>
      </w:divBdr>
    </w:div>
    <w:div w:id="655769772">
      <w:bodyDiv w:val="1"/>
      <w:marLeft w:val="0"/>
      <w:marRight w:val="0"/>
      <w:marTop w:val="0"/>
      <w:marBottom w:val="0"/>
      <w:divBdr>
        <w:top w:val="none" w:sz="0" w:space="0" w:color="auto"/>
        <w:left w:val="none" w:sz="0" w:space="0" w:color="auto"/>
        <w:bottom w:val="none" w:sz="0" w:space="0" w:color="auto"/>
        <w:right w:val="none" w:sz="0" w:space="0" w:color="auto"/>
      </w:divBdr>
    </w:div>
    <w:div w:id="669988501">
      <w:bodyDiv w:val="1"/>
      <w:marLeft w:val="0"/>
      <w:marRight w:val="0"/>
      <w:marTop w:val="0"/>
      <w:marBottom w:val="0"/>
      <w:divBdr>
        <w:top w:val="none" w:sz="0" w:space="0" w:color="auto"/>
        <w:left w:val="none" w:sz="0" w:space="0" w:color="auto"/>
        <w:bottom w:val="none" w:sz="0" w:space="0" w:color="auto"/>
        <w:right w:val="none" w:sz="0" w:space="0" w:color="auto"/>
      </w:divBdr>
    </w:div>
    <w:div w:id="673873368">
      <w:bodyDiv w:val="1"/>
      <w:marLeft w:val="0"/>
      <w:marRight w:val="0"/>
      <w:marTop w:val="0"/>
      <w:marBottom w:val="0"/>
      <w:divBdr>
        <w:top w:val="none" w:sz="0" w:space="0" w:color="auto"/>
        <w:left w:val="none" w:sz="0" w:space="0" w:color="auto"/>
        <w:bottom w:val="none" w:sz="0" w:space="0" w:color="auto"/>
        <w:right w:val="none" w:sz="0" w:space="0" w:color="auto"/>
      </w:divBdr>
    </w:div>
    <w:div w:id="691031811">
      <w:bodyDiv w:val="1"/>
      <w:marLeft w:val="0"/>
      <w:marRight w:val="0"/>
      <w:marTop w:val="0"/>
      <w:marBottom w:val="0"/>
      <w:divBdr>
        <w:top w:val="none" w:sz="0" w:space="0" w:color="auto"/>
        <w:left w:val="none" w:sz="0" w:space="0" w:color="auto"/>
        <w:bottom w:val="none" w:sz="0" w:space="0" w:color="auto"/>
        <w:right w:val="none" w:sz="0" w:space="0" w:color="auto"/>
      </w:divBdr>
    </w:div>
    <w:div w:id="692730117">
      <w:bodyDiv w:val="1"/>
      <w:marLeft w:val="0"/>
      <w:marRight w:val="0"/>
      <w:marTop w:val="0"/>
      <w:marBottom w:val="0"/>
      <w:divBdr>
        <w:top w:val="none" w:sz="0" w:space="0" w:color="auto"/>
        <w:left w:val="none" w:sz="0" w:space="0" w:color="auto"/>
        <w:bottom w:val="none" w:sz="0" w:space="0" w:color="auto"/>
        <w:right w:val="none" w:sz="0" w:space="0" w:color="auto"/>
      </w:divBdr>
    </w:div>
    <w:div w:id="709495174">
      <w:bodyDiv w:val="1"/>
      <w:marLeft w:val="0"/>
      <w:marRight w:val="0"/>
      <w:marTop w:val="0"/>
      <w:marBottom w:val="0"/>
      <w:divBdr>
        <w:top w:val="none" w:sz="0" w:space="0" w:color="auto"/>
        <w:left w:val="none" w:sz="0" w:space="0" w:color="auto"/>
        <w:bottom w:val="none" w:sz="0" w:space="0" w:color="auto"/>
        <w:right w:val="none" w:sz="0" w:space="0" w:color="auto"/>
      </w:divBdr>
    </w:div>
    <w:div w:id="711808968">
      <w:bodyDiv w:val="1"/>
      <w:marLeft w:val="0"/>
      <w:marRight w:val="0"/>
      <w:marTop w:val="0"/>
      <w:marBottom w:val="0"/>
      <w:divBdr>
        <w:top w:val="none" w:sz="0" w:space="0" w:color="auto"/>
        <w:left w:val="none" w:sz="0" w:space="0" w:color="auto"/>
        <w:bottom w:val="none" w:sz="0" w:space="0" w:color="auto"/>
        <w:right w:val="none" w:sz="0" w:space="0" w:color="auto"/>
      </w:divBdr>
      <w:divsChild>
        <w:div w:id="527374015">
          <w:marLeft w:val="0"/>
          <w:marRight w:val="0"/>
          <w:marTop w:val="0"/>
          <w:marBottom w:val="0"/>
          <w:divBdr>
            <w:top w:val="none" w:sz="0" w:space="0" w:color="auto"/>
            <w:left w:val="none" w:sz="0" w:space="0" w:color="auto"/>
            <w:bottom w:val="none" w:sz="0" w:space="0" w:color="auto"/>
            <w:right w:val="none" w:sz="0" w:space="0" w:color="auto"/>
          </w:divBdr>
          <w:divsChild>
            <w:div w:id="2067953139">
              <w:marLeft w:val="0"/>
              <w:marRight w:val="0"/>
              <w:marTop w:val="0"/>
              <w:marBottom w:val="0"/>
              <w:divBdr>
                <w:top w:val="none" w:sz="0" w:space="0" w:color="auto"/>
                <w:left w:val="none" w:sz="0" w:space="0" w:color="auto"/>
                <w:bottom w:val="none" w:sz="0" w:space="0" w:color="auto"/>
                <w:right w:val="none" w:sz="0" w:space="0" w:color="auto"/>
              </w:divBdr>
              <w:divsChild>
                <w:div w:id="174294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41576">
      <w:bodyDiv w:val="1"/>
      <w:marLeft w:val="0"/>
      <w:marRight w:val="0"/>
      <w:marTop w:val="0"/>
      <w:marBottom w:val="0"/>
      <w:divBdr>
        <w:top w:val="none" w:sz="0" w:space="0" w:color="auto"/>
        <w:left w:val="none" w:sz="0" w:space="0" w:color="auto"/>
        <w:bottom w:val="none" w:sz="0" w:space="0" w:color="auto"/>
        <w:right w:val="none" w:sz="0" w:space="0" w:color="auto"/>
      </w:divBdr>
    </w:div>
    <w:div w:id="724110183">
      <w:bodyDiv w:val="1"/>
      <w:marLeft w:val="0"/>
      <w:marRight w:val="0"/>
      <w:marTop w:val="0"/>
      <w:marBottom w:val="0"/>
      <w:divBdr>
        <w:top w:val="none" w:sz="0" w:space="0" w:color="auto"/>
        <w:left w:val="none" w:sz="0" w:space="0" w:color="auto"/>
        <w:bottom w:val="none" w:sz="0" w:space="0" w:color="auto"/>
        <w:right w:val="none" w:sz="0" w:space="0" w:color="auto"/>
      </w:divBdr>
    </w:div>
    <w:div w:id="738283430">
      <w:bodyDiv w:val="1"/>
      <w:marLeft w:val="0"/>
      <w:marRight w:val="0"/>
      <w:marTop w:val="0"/>
      <w:marBottom w:val="0"/>
      <w:divBdr>
        <w:top w:val="none" w:sz="0" w:space="0" w:color="auto"/>
        <w:left w:val="none" w:sz="0" w:space="0" w:color="auto"/>
        <w:bottom w:val="none" w:sz="0" w:space="0" w:color="auto"/>
        <w:right w:val="none" w:sz="0" w:space="0" w:color="auto"/>
      </w:divBdr>
    </w:div>
    <w:div w:id="768309549">
      <w:bodyDiv w:val="1"/>
      <w:marLeft w:val="0"/>
      <w:marRight w:val="0"/>
      <w:marTop w:val="0"/>
      <w:marBottom w:val="0"/>
      <w:divBdr>
        <w:top w:val="none" w:sz="0" w:space="0" w:color="auto"/>
        <w:left w:val="none" w:sz="0" w:space="0" w:color="auto"/>
        <w:bottom w:val="none" w:sz="0" w:space="0" w:color="auto"/>
        <w:right w:val="none" w:sz="0" w:space="0" w:color="auto"/>
      </w:divBdr>
    </w:div>
    <w:div w:id="778724516">
      <w:bodyDiv w:val="1"/>
      <w:marLeft w:val="0"/>
      <w:marRight w:val="0"/>
      <w:marTop w:val="0"/>
      <w:marBottom w:val="0"/>
      <w:divBdr>
        <w:top w:val="none" w:sz="0" w:space="0" w:color="auto"/>
        <w:left w:val="none" w:sz="0" w:space="0" w:color="auto"/>
        <w:bottom w:val="none" w:sz="0" w:space="0" w:color="auto"/>
        <w:right w:val="none" w:sz="0" w:space="0" w:color="auto"/>
      </w:divBdr>
    </w:div>
    <w:div w:id="810680736">
      <w:bodyDiv w:val="1"/>
      <w:marLeft w:val="0"/>
      <w:marRight w:val="0"/>
      <w:marTop w:val="0"/>
      <w:marBottom w:val="0"/>
      <w:divBdr>
        <w:top w:val="none" w:sz="0" w:space="0" w:color="auto"/>
        <w:left w:val="none" w:sz="0" w:space="0" w:color="auto"/>
        <w:bottom w:val="none" w:sz="0" w:space="0" w:color="auto"/>
        <w:right w:val="none" w:sz="0" w:space="0" w:color="auto"/>
      </w:divBdr>
    </w:div>
    <w:div w:id="836462447">
      <w:bodyDiv w:val="1"/>
      <w:marLeft w:val="0"/>
      <w:marRight w:val="0"/>
      <w:marTop w:val="0"/>
      <w:marBottom w:val="0"/>
      <w:divBdr>
        <w:top w:val="none" w:sz="0" w:space="0" w:color="auto"/>
        <w:left w:val="none" w:sz="0" w:space="0" w:color="auto"/>
        <w:bottom w:val="none" w:sz="0" w:space="0" w:color="auto"/>
        <w:right w:val="none" w:sz="0" w:space="0" w:color="auto"/>
      </w:divBdr>
    </w:div>
    <w:div w:id="838233270">
      <w:bodyDiv w:val="1"/>
      <w:marLeft w:val="0"/>
      <w:marRight w:val="0"/>
      <w:marTop w:val="0"/>
      <w:marBottom w:val="0"/>
      <w:divBdr>
        <w:top w:val="none" w:sz="0" w:space="0" w:color="auto"/>
        <w:left w:val="none" w:sz="0" w:space="0" w:color="auto"/>
        <w:bottom w:val="none" w:sz="0" w:space="0" w:color="auto"/>
        <w:right w:val="none" w:sz="0" w:space="0" w:color="auto"/>
      </w:divBdr>
    </w:div>
    <w:div w:id="845631263">
      <w:bodyDiv w:val="1"/>
      <w:marLeft w:val="0"/>
      <w:marRight w:val="0"/>
      <w:marTop w:val="0"/>
      <w:marBottom w:val="0"/>
      <w:divBdr>
        <w:top w:val="none" w:sz="0" w:space="0" w:color="auto"/>
        <w:left w:val="none" w:sz="0" w:space="0" w:color="auto"/>
        <w:bottom w:val="none" w:sz="0" w:space="0" w:color="auto"/>
        <w:right w:val="none" w:sz="0" w:space="0" w:color="auto"/>
      </w:divBdr>
    </w:div>
    <w:div w:id="856504300">
      <w:bodyDiv w:val="1"/>
      <w:marLeft w:val="0"/>
      <w:marRight w:val="0"/>
      <w:marTop w:val="0"/>
      <w:marBottom w:val="0"/>
      <w:divBdr>
        <w:top w:val="none" w:sz="0" w:space="0" w:color="auto"/>
        <w:left w:val="none" w:sz="0" w:space="0" w:color="auto"/>
        <w:bottom w:val="none" w:sz="0" w:space="0" w:color="auto"/>
        <w:right w:val="none" w:sz="0" w:space="0" w:color="auto"/>
      </w:divBdr>
    </w:div>
    <w:div w:id="880702593">
      <w:bodyDiv w:val="1"/>
      <w:marLeft w:val="0"/>
      <w:marRight w:val="0"/>
      <w:marTop w:val="0"/>
      <w:marBottom w:val="0"/>
      <w:divBdr>
        <w:top w:val="none" w:sz="0" w:space="0" w:color="auto"/>
        <w:left w:val="none" w:sz="0" w:space="0" w:color="auto"/>
        <w:bottom w:val="none" w:sz="0" w:space="0" w:color="auto"/>
        <w:right w:val="none" w:sz="0" w:space="0" w:color="auto"/>
      </w:divBdr>
    </w:div>
    <w:div w:id="889456294">
      <w:bodyDiv w:val="1"/>
      <w:marLeft w:val="0"/>
      <w:marRight w:val="0"/>
      <w:marTop w:val="0"/>
      <w:marBottom w:val="0"/>
      <w:divBdr>
        <w:top w:val="none" w:sz="0" w:space="0" w:color="auto"/>
        <w:left w:val="none" w:sz="0" w:space="0" w:color="auto"/>
        <w:bottom w:val="none" w:sz="0" w:space="0" w:color="auto"/>
        <w:right w:val="none" w:sz="0" w:space="0" w:color="auto"/>
      </w:divBdr>
    </w:div>
    <w:div w:id="897206949">
      <w:bodyDiv w:val="1"/>
      <w:marLeft w:val="0"/>
      <w:marRight w:val="0"/>
      <w:marTop w:val="0"/>
      <w:marBottom w:val="0"/>
      <w:divBdr>
        <w:top w:val="none" w:sz="0" w:space="0" w:color="auto"/>
        <w:left w:val="none" w:sz="0" w:space="0" w:color="auto"/>
        <w:bottom w:val="none" w:sz="0" w:space="0" w:color="auto"/>
        <w:right w:val="none" w:sz="0" w:space="0" w:color="auto"/>
      </w:divBdr>
    </w:div>
    <w:div w:id="898858313">
      <w:bodyDiv w:val="1"/>
      <w:marLeft w:val="0"/>
      <w:marRight w:val="0"/>
      <w:marTop w:val="0"/>
      <w:marBottom w:val="0"/>
      <w:divBdr>
        <w:top w:val="none" w:sz="0" w:space="0" w:color="auto"/>
        <w:left w:val="none" w:sz="0" w:space="0" w:color="auto"/>
        <w:bottom w:val="none" w:sz="0" w:space="0" w:color="auto"/>
        <w:right w:val="none" w:sz="0" w:space="0" w:color="auto"/>
      </w:divBdr>
    </w:div>
    <w:div w:id="905454824">
      <w:bodyDiv w:val="1"/>
      <w:marLeft w:val="0"/>
      <w:marRight w:val="0"/>
      <w:marTop w:val="0"/>
      <w:marBottom w:val="0"/>
      <w:divBdr>
        <w:top w:val="none" w:sz="0" w:space="0" w:color="auto"/>
        <w:left w:val="none" w:sz="0" w:space="0" w:color="auto"/>
        <w:bottom w:val="none" w:sz="0" w:space="0" w:color="auto"/>
        <w:right w:val="none" w:sz="0" w:space="0" w:color="auto"/>
      </w:divBdr>
    </w:div>
    <w:div w:id="911504344">
      <w:bodyDiv w:val="1"/>
      <w:marLeft w:val="0"/>
      <w:marRight w:val="0"/>
      <w:marTop w:val="0"/>
      <w:marBottom w:val="0"/>
      <w:divBdr>
        <w:top w:val="none" w:sz="0" w:space="0" w:color="auto"/>
        <w:left w:val="none" w:sz="0" w:space="0" w:color="auto"/>
        <w:bottom w:val="none" w:sz="0" w:space="0" w:color="auto"/>
        <w:right w:val="none" w:sz="0" w:space="0" w:color="auto"/>
      </w:divBdr>
    </w:div>
    <w:div w:id="928999713">
      <w:bodyDiv w:val="1"/>
      <w:marLeft w:val="0"/>
      <w:marRight w:val="0"/>
      <w:marTop w:val="0"/>
      <w:marBottom w:val="0"/>
      <w:divBdr>
        <w:top w:val="none" w:sz="0" w:space="0" w:color="auto"/>
        <w:left w:val="none" w:sz="0" w:space="0" w:color="auto"/>
        <w:bottom w:val="none" w:sz="0" w:space="0" w:color="auto"/>
        <w:right w:val="none" w:sz="0" w:space="0" w:color="auto"/>
      </w:divBdr>
    </w:div>
    <w:div w:id="934360515">
      <w:bodyDiv w:val="1"/>
      <w:marLeft w:val="0"/>
      <w:marRight w:val="0"/>
      <w:marTop w:val="0"/>
      <w:marBottom w:val="0"/>
      <w:divBdr>
        <w:top w:val="none" w:sz="0" w:space="0" w:color="auto"/>
        <w:left w:val="none" w:sz="0" w:space="0" w:color="auto"/>
        <w:bottom w:val="none" w:sz="0" w:space="0" w:color="auto"/>
        <w:right w:val="none" w:sz="0" w:space="0" w:color="auto"/>
      </w:divBdr>
    </w:div>
    <w:div w:id="940993705">
      <w:bodyDiv w:val="1"/>
      <w:marLeft w:val="0"/>
      <w:marRight w:val="0"/>
      <w:marTop w:val="0"/>
      <w:marBottom w:val="0"/>
      <w:divBdr>
        <w:top w:val="none" w:sz="0" w:space="0" w:color="auto"/>
        <w:left w:val="none" w:sz="0" w:space="0" w:color="auto"/>
        <w:bottom w:val="none" w:sz="0" w:space="0" w:color="auto"/>
        <w:right w:val="none" w:sz="0" w:space="0" w:color="auto"/>
      </w:divBdr>
    </w:div>
    <w:div w:id="955255577">
      <w:bodyDiv w:val="1"/>
      <w:marLeft w:val="0"/>
      <w:marRight w:val="0"/>
      <w:marTop w:val="0"/>
      <w:marBottom w:val="0"/>
      <w:divBdr>
        <w:top w:val="none" w:sz="0" w:space="0" w:color="auto"/>
        <w:left w:val="none" w:sz="0" w:space="0" w:color="auto"/>
        <w:bottom w:val="none" w:sz="0" w:space="0" w:color="auto"/>
        <w:right w:val="none" w:sz="0" w:space="0" w:color="auto"/>
      </w:divBdr>
      <w:divsChild>
        <w:div w:id="133447866">
          <w:marLeft w:val="0"/>
          <w:marRight w:val="0"/>
          <w:marTop w:val="0"/>
          <w:marBottom w:val="0"/>
          <w:divBdr>
            <w:top w:val="none" w:sz="0" w:space="0" w:color="auto"/>
            <w:left w:val="none" w:sz="0" w:space="0" w:color="auto"/>
            <w:bottom w:val="none" w:sz="0" w:space="0" w:color="auto"/>
            <w:right w:val="none" w:sz="0" w:space="0" w:color="auto"/>
          </w:divBdr>
          <w:divsChild>
            <w:div w:id="941575961">
              <w:marLeft w:val="0"/>
              <w:marRight w:val="0"/>
              <w:marTop w:val="0"/>
              <w:marBottom w:val="0"/>
              <w:divBdr>
                <w:top w:val="none" w:sz="0" w:space="0" w:color="auto"/>
                <w:left w:val="none" w:sz="0" w:space="0" w:color="auto"/>
                <w:bottom w:val="none" w:sz="0" w:space="0" w:color="auto"/>
                <w:right w:val="none" w:sz="0" w:space="0" w:color="auto"/>
              </w:divBdr>
              <w:divsChild>
                <w:div w:id="11285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734812">
      <w:bodyDiv w:val="1"/>
      <w:marLeft w:val="0"/>
      <w:marRight w:val="0"/>
      <w:marTop w:val="0"/>
      <w:marBottom w:val="0"/>
      <w:divBdr>
        <w:top w:val="none" w:sz="0" w:space="0" w:color="auto"/>
        <w:left w:val="none" w:sz="0" w:space="0" w:color="auto"/>
        <w:bottom w:val="none" w:sz="0" w:space="0" w:color="auto"/>
        <w:right w:val="none" w:sz="0" w:space="0" w:color="auto"/>
      </w:divBdr>
    </w:div>
    <w:div w:id="976380070">
      <w:bodyDiv w:val="1"/>
      <w:marLeft w:val="0"/>
      <w:marRight w:val="0"/>
      <w:marTop w:val="0"/>
      <w:marBottom w:val="0"/>
      <w:divBdr>
        <w:top w:val="none" w:sz="0" w:space="0" w:color="auto"/>
        <w:left w:val="none" w:sz="0" w:space="0" w:color="auto"/>
        <w:bottom w:val="none" w:sz="0" w:space="0" w:color="auto"/>
        <w:right w:val="none" w:sz="0" w:space="0" w:color="auto"/>
      </w:divBdr>
    </w:div>
    <w:div w:id="977607367">
      <w:bodyDiv w:val="1"/>
      <w:marLeft w:val="0"/>
      <w:marRight w:val="0"/>
      <w:marTop w:val="0"/>
      <w:marBottom w:val="0"/>
      <w:divBdr>
        <w:top w:val="none" w:sz="0" w:space="0" w:color="auto"/>
        <w:left w:val="none" w:sz="0" w:space="0" w:color="auto"/>
        <w:bottom w:val="none" w:sz="0" w:space="0" w:color="auto"/>
        <w:right w:val="none" w:sz="0" w:space="0" w:color="auto"/>
      </w:divBdr>
    </w:div>
    <w:div w:id="995036177">
      <w:bodyDiv w:val="1"/>
      <w:marLeft w:val="0"/>
      <w:marRight w:val="0"/>
      <w:marTop w:val="0"/>
      <w:marBottom w:val="0"/>
      <w:divBdr>
        <w:top w:val="none" w:sz="0" w:space="0" w:color="auto"/>
        <w:left w:val="none" w:sz="0" w:space="0" w:color="auto"/>
        <w:bottom w:val="none" w:sz="0" w:space="0" w:color="auto"/>
        <w:right w:val="none" w:sz="0" w:space="0" w:color="auto"/>
      </w:divBdr>
    </w:div>
    <w:div w:id="1029914427">
      <w:bodyDiv w:val="1"/>
      <w:marLeft w:val="0"/>
      <w:marRight w:val="0"/>
      <w:marTop w:val="0"/>
      <w:marBottom w:val="0"/>
      <w:divBdr>
        <w:top w:val="none" w:sz="0" w:space="0" w:color="auto"/>
        <w:left w:val="none" w:sz="0" w:space="0" w:color="auto"/>
        <w:bottom w:val="none" w:sz="0" w:space="0" w:color="auto"/>
        <w:right w:val="none" w:sz="0" w:space="0" w:color="auto"/>
      </w:divBdr>
    </w:div>
    <w:div w:id="1031229291">
      <w:bodyDiv w:val="1"/>
      <w:marLeft w:val="0"/>
      <w:marRight w:val="0"/>
      <w:marTop w:val="0"/>
      <w:marBottom w:val="0"/>
      <w:divBdr>
        <w:top w:val="none" w:sz="0" w:space="0" w:color="auto"/>
        <w:left w:val="none" w:sz="0" w:space="0" w:color="auto"/>
        <w:bottom w:val="none" w:sz="0" w:space="0" w:color="auto"/>
        <w:right w:val="none" w:sz="0" w:space="0" w:color="auto"/>
      </w:divBdr>
    </w:div>
    <w:div w:id="1053847818">
      <w:bodyDiv w:val="1"/>
      <w:marLeft w:val="0"/>
      <w:marRight w:val="0"/>
      <w:marTop w:val="0"/>
      <w:marBottom w:val="0"/>
      <w:divBdr>
        <w:top w:val="none" w:sz="0" w:space="0" w:color="auto"/>
        <w:left w:val="none" w:sz="0" w:space="0" w:color="auto"/>
        <w:bottom w:val="none" w:sz="0" w:space="0" w:color="auto"/>
        <w:right w:val="none" w:sz="0" w:space="0" w:color="auto"/>
      </w:divBdr>
    </w:div>
    <w:div w:id="1066999785">
      <w:bodyDiv w:val="1"/>
      <w:marLeft w:val="0"/>
      <w:marRight w:val="0"/>
      <w:marTop w:val="0"/>
      <w:marBottom w:val="0"/>
      <w:divBdr>
        <w:top w:val="none" w:sz="0" w:space="0" w:color="auto"/>
        <w:left w:val="none" w:sz="0" w:space="0" w:color="auto"/>
        <w:bottom w:val="none" w:sz="0" w:space="0" w:color="auto"/>
        <w:right w:val="none" w:sz="0" w:space="0" w:color="auto"/>
      </w:divBdr>
    </w:div>
    <w:div w:id="1074543358">
      <w:bodyDiv w:val="1"/>
      <w:marLeft w:val="0"/>
      <w:marRight w:val="0"/>
      <w:marTop w:val="0"/>
      <w:marBottom w:val="0"/>
      <w:divBdr>
        <w:top w:val="none" w:sz="0" w:space="0" w:color="auto"/>
        <w:left w:val="none" w:sz="0" w:space="0" w:color="auto"/>
        <w:bottom w:val="none" w:sz="0" w:space="0" w:color="auto"/>
        <w:right w:val="none" w:sz="0" w:space="0" w:color="auto"/>
      </w:divBdr>
    </w:div>
    <w:div w:id="1080173794">
      <w:bodyDiv w:val="1"/>
      <w:marLeft w:val="0"/>
      <w:marRight w:val="0"/>
      <w:marTop w:val="0"/>
      <w:marBottom w:val="0"/>
      <w:divBdr>
        <w:top w:val="none" w:sz="0" w:space="0" w:color="auto"/>
        <w:left w:val="none" w:sz="0" w:space="0" w:color="auto"/>
        <w:bottom w:val="none" w:sz="0" w:space="0" w:color="auto"/>
        <w:right w:val="none" w:sz="0" w:space="0" w:color="auto"/>
      </w:divBdr>
    </w:div>
    <w:div w:id="1096561818">
      <w:bodyDiv w:val="1"/>
      <w:marLeft w:val="0"/>
      <w:marRight w:val="0"/>
      <w:marTop w:val="0"/>
      <w:marBottom w:val="0"/>
      <w:divBdr>
        <w:top w:val="none" w:sz="0" w:space="0" w:color="auto"/>
        <w:left w:val="none" w:sz="0" w:space="0" w:color="auto"/>
        <w:bottom w:val="none" w:sz="0" w:space="0" w:color="auto"/>
        <w:right w:val="none" w:sz="0" w:space="0" w:color="auto"/>
      </w:divBdr>
    </w:div>
    <w:div w:id="1105803204">
      <w:bodyDiv w:val="1"/>
      <w:marLeft w:val="0"/>
      <w:marRight w:val="0"/>
      <w:marTop w:val="0"/>
      <w:marBottom w:val="0"/>
      <w:divBdr>
        <w:top w:val="none" w:sz="0" w:space="0" w:color="auto"/>
        <w:left w:val="none" w:sz="0" w:space="0" w:color="auto"/>
        <w:bottom w:val="none" w:sz="0" w:space="0" w:color="auto"/>
        <w:right w:val="none" w:sz="0" w:space="0" w:color="auto"/>
      </w:divBdr>
    </w:div>
    <w:div w:id="1107774240">
      <w:bodyDiv w:val="1"/>
      <w:marLeft w:val="0"/>
      <w:marRight w:val="0"/>
      <w:marTop w:val="0"/>
      <w:marBottom w:val="0"/>
      <w:divBdr>
        <w:top w:val="none" w:sz="0" w:space="0" w:color="auto"/>
        <w:left w:val="none" w:sz="0" w:space="0" w:color="auto"/>
        <w:bottom w:val="none" w:sz="0" w:space="0" w:color="auto"/>
        <w:right w:val="none" w:sz="0" w:space="0" w:color="auto"/>
      </w:divBdr>
    </w:div>
    <w:div w:id="1115518029">
      <w:bodyDiv w:val="1"/>
      <w:marLeft w:val="0"/>
      <w:marRight w:val="0"/>
      <w:marTop w:val="0"/>
      <w:marBottom w:val="0"/>
      <w:divBdr>
        <w:top w:val="none" w:sz="0" w:space="0" w:color="auto"/>
        <w:left w:val="none" w:sz="0" w:space="0" w:color="auto"/>
        <w:bottom w:val="none" w:sz="0" w:space="0" w:color="auto"/>
        <w:right w:val="none" w:sz="0" w:space="0" w:color="auto"/>
      </w:divBdr>
    </w:div>
    <w:div w:id="1142817036">
      <w:bodyDiv w:val="1"/>
      <w:marLeft w:val="0"/>
      <w:marRight w:val="0"/>
      <w:marTop w:val="0"/>
      <w:marBottom w:val="0"/>
      <w:divBdr>
        <w:top w:val="none" w:sz="0" w:space="0" w:color="auto"/>
        <w:left w:val="none" w:sz="0" w:space="0" w:color="auto"/>
        <w:bottom w:val="none" w:sz="0" w:space="0" w:color="auto"/>
        <w:right w:val="none" w:sz="0" w:space="0" w:color="auto"/>
      </w:divBdr>
    </w:div>
    <w:div w:id="1148018449">
      <w:bodyDiv w:val="1"/>
      <w:marLeft w:val="0"/>
      <w:marRight w:val="0"/>
      <w:marTop w:val="0"/>
      <w:marBottom w:val="0"/>
      <w:divBdr>
        <w:top w:val="none" w:sz="0" w:space="0" w:color="auto"/>
        <w:left w:val="none" w:sz="0" w:space="0" w:color="auto"/>
        <w:bottom w:val="none" w:sz="0" w:space="0" w:color="auto"/>
        <w:right w:val="none" w:sz="0" w:space="0" w:color="auto"/>
      </w:divBdr>
    </w:div>
    <w:div w:id="1148323741">
      <w:bodyDiv w:val="1"/>
      <w:marLeft w:val="0"/>
      <w:marRight w:val="0"/>
      <w:marTop w:val="0"/>
      <w:marBottom w:val="0"/>
      <w:divBdr>
        <w:top w:val="none" w:sz="0" w:space="0" w:color="auto"/>
        <w:left w:val="none" w:sz="0" w:space="0" w:color="auto"/>
        <w:bottom w:val="none" w:sz="0" w:space="0" w:color="auto"/>
        <w:right w:val="none" w:sz="0" w:space="0" w:color="auto"/>
      </w:divBdr>
    </w:div>
    <w:div w:id="1150174688">
      <w:bodyDiv w:val="1"/>
      <w:marLeft w:val="0"/>
      <w:marRight w:val="0"/>
      <w:marTop w:val="0"/>
      <w:marBottom w:val="0"/>
      <w:divBdr>
        <w:top w:val="none" w:sz="0" w:space="0" w:color="auto"/>
        <w:left w:val="none" w:sz="0" w:space="0" w:color="auto"/>
        <w:bottom w:val="none" w:sz="0" w:space="0" w:color="auto"/>
        <w:right w:val="none" w:sz="0" w:space="0" w:color="auto"/>
      </w:divBdr>
    </w:div>
    <w:div w:id="1156340254">
      <w:bodyDiv w:val="1"/>
      <w:marLeft w:val="0"/>
      <w:marRight w:val="0"/>
      <w:marTop w:val="0"/>
      <w:marBottom w:val="0"/>
      <w:divBdr>
        <w:top w:val="none" w:sz="0" w:space="0" w:color="auto"/>
        <w:left w:val="none" w:sz="0" w:space="0" w:color="auto"/>
        <w:bottom w:val="none" w:sz="0" w:space="0" w:color="auto"/>
        <w:right w:val="none" w:sz="0" w:space="0" w:color="auto"/>
      </w:divBdr>
    </w:div>
    <w:div w:id="1158106520">
      <w:bodyDiv w:val="1"/>
      <w:marLeft w:val="0"/>
      <w:marRight w:val="0"/>
      <w:marTop w:val="0"/>
      <w:marBottom w:val="0"/>
      <w:divBdr>
        <w:top w:val="none" w:sz="0" w:space="0" w:color="auto"/>
        <w:left w:val="none" w:sz="0" w:space="0" w:color="auto"/>
        <w:bottom w:val="none" w:sz="0" w:space="0" w:color="auto"/>
        <w:right w:val="none" w:sz="0" w:space="0" w:color="auto"/>
      </w:divBdr>
    </w:div>
    <w:div w:id="1159031215">
      <w:bodyDiv w:val="1"/>
      <w:marLeft w:val="0"/>
      <w:marRight w:val="0"/>
      <w:marTop w:val="0"/>
      <w:marBottom w:val="0"/>
      <w:divBdr>
        <w:top w:val="none" w:sz="0" w:space="0" w:color="auto"/>
        <w:left w:val="none" w:sz="0" w:space="0" w:color="auto"/>
        <w:bottom w:val="none" w:sz="0" w:space="0" w:color="auto"/>
        <w:right w:val="none" w:sz="0" w:space="0" w:color="auto"/>
      </w:divBdr>
    </w:div>
    <w:div w:id="1177113302">
      <w:bodyDiv w:val="1"/>
      <w:marLeft w:val="0"/>
      <w:marRight w:val="0"/>
      <w:marTop w:val="0"/>
      <w:marBottom w:val="0"/>
      <w:divBdr>
        <w:top w:val="none" w:sz="0" w:space="0" w:color="auto"/>
        <w:left w:val="none" w:sz="0" w:space="0" w:color="auto"/>
        <w:bottom w:val="none" w:sz="0" w:space="0" w:color="auto"/>
        <w:right w:val="none" w:sz="0" w:space="0" w:color="auto"/>
      </w:divBdr>
    </w:div>
    <w:div w:id="1189177735">
      <w:bodyDiv w:val="1"/>
      <w:marLeft w:val="0"/>
      <w:marRight w:val="0"/>
      <w:marTop w:val="0"/>
      <w:marBottom w:val="0"/>
      <w:divBdr>
        <w:top w:val="none" w:sz="0" w:space="0" w:color="auto"/>
        <w:left w:val="none" w:sz="0" w:space="0" w:color="auto"/>
        <w:bottom w:val="none" w:sz="0" w:space="0" w:color="auto"/>
        <w:right w:val="none" w:sz="0" w:space="0" w:color="auto"/>
      </w:divBdr>
    </w:div>
    <w:div w:id="1202128710">
      <w:bodyDiv w:val="1"/>
      <w:marLeft w:val="0"/>
      <w:marRight w:val="0"/>
      <w:marTop w:val="0"/>
      <w:marBottom w:val="0"/>
      <w:divBdr>
        <w:top w:val="none" w:sz="0" w:space="0" w:color="auto"/>
        <w:left w:val="none" w:sz="0" w:space="0" w:color="auto"/>
        <w:bottom w:val="none" w:sz="0" w:space="0" w:color="auto"/>
        <w:right w:val="none" w:sz="0" w:space="0" w:color="auto"/>
      </w:divBdr>
    </w:div>
    <w:div w:id="1214079371">
      <w:bodyDiv w:val="1"/>
      <w:marLeft w:val="0"/>
      <w:marRight w:val="0"/>
      <w:marTop w:val="0"/>
      <w:marBottom w:val="0"/>
      <w:divBdr>
        <w:top w:val="none" w:sz="0" w:space="0" w:color="auto"/>
        <w:left w:val="none" w:sz="0" w:space="0" w:color="auto"/>
        <w:bottom w:val="none" w:sz="0" w:space="0" w:color="auto"/>
        <w:right w:val="none" w:sz="0" w:space="0" w:color="auto"/>
      </w:divBdr>
    </w:div>
    <w:div w:id="1219781025">
      <w:bodyDiv w:val="1"/>
      <w:marLeft w:val="0"/>
      <w:marRight w:val="0"/>
      <w:marTop w:val="0"/>
      <w:marBottom w:val="0"/>
      <w:divBdr>
        <w:top w:val="none" w:sz="0" w:space="0" w:color="auto"/>
        <w:left w:val="none" w:sz="0" w:space="0" w:color="auto"/>
        <w:bottom w:val="none" w:sz="0" w:space="0" w:color="auto"/>
        <w:right w:val="none" w:sz="0" w:space="0" w:color="auto"/>
      </w:divBdr>
    </w:div>
    <w:div w:id="1220169331">
      <w:bodyDiv w:val="1"/>
      <w:marLeft w:val="0"/>
      <w:marRight w:val="0"/>
      <w:marTop w:val="0"/>
      <w:marBottom w:val="0"/>
      <w:divBdr>
        <w:top w:val="none" w:sz="0" w:space="0" w:color="auto"/>
        <w:left w:val="none" w:sz="0" w:space="0" w:color="auto"/>
        <w:bottom w:val="none" w:sz="0" w:space="0" w:color="auto"/>
        <w:right w:val="none" w:sz="0" w:space="0" w:color="auto"/>
      </w:divBdr>
    </w:div>
    <w:div w:id="1223516810">
      <w:bodyDiv w:val="1"/>
      <w:marLeft w:val="0"/>
      <w:marRight w:val="0"/>
      <w:marTop w:val="0"/>
      <w:marBottom w:val="0"/>
      <w:divBdr>
        <w:top w:val="none" w:sz="0" w:space="0" w:color="auto"/>
        <w:left w:val="none" w:sz="0" w:space="0" w:color="auto"/>
        <w:bottom w:val="none" w:sz="0" w:space="0" w:color="auto"/>
        <w:right w:val="none" w:sz="0" w:space="0" w:color="auto"/>
      </w:divBdr>
    </w:div>
    <w:div w:id="1225406200">
      <w:bodyDiv w:val="1"/>
      <w:marLeft w:val="0"/>
      <w:marRight w:val="0"/>
      <w:marTop w:val="0"/>
      <w:marBottom w:val="0"/>
      <w:divBdr>
        <w:top w:val="none" w:sz="0" w:space="0" w:color="auto"/>
        <w:left w:val="none" w:sz="0" w:space="0" w:color="auto"/>
        <w:bottom w:val="none" w:sz="0" w:space="0" w:color="auto"/>
        <w:right w:val="none" w:sz="0" w:space="0" w:color="auto"/>
      </w:divBdr>
    </w:div>
    <w:div w:id="1235817838">
      <w:bodyDiv w:val="1"/>
      <w:marLeft w:val="0"/>
      <w:marRight w:val="0"/>
      <w:marTop w:val="0"/>
      <w:marBottom w:val="0"/>
      <w:divBdr>
        <w:top w:val="none" w:sz="0" w:space="0" w:color="auto"/>
        <w:left w:val="none" w:sz="0" w:space="0" w:color="auto"/>
        <w:bottom w:val="none" w:sz="0" w:space="0" w:color="auto"/>
        <w:right w:val="none" w:sz="0" w:space="0" w:color="auto"/>
      </w:divBdr>
    </w:div>
    <w:div w:id="1236628099">
      <w:bodyDiv w:val="1"/>
      <w:marLeft w:val="0"/>
      <w:marRight w:val="0"/>
      <w:marTop w:val="0"/>
      <w:marBottom w:val="0"/>
      <w:divBdr>
        <w:top w:val="none" w:sz="0" w:space="0" w:color="auto"/>
        <w:left w:val="none" w:sz="0" w:space="0" w:color="auto"/>
        <w:bottom w:val="none" w:sz="0" w:space="0" w:color="auto"/>
        <w:right w:val="none" w:sz="0" w:space="0" w:color="auto"/>
      </w:divBdr>
    </w:div>
    <w:div w:id="1260526703">
      <w:bodyDiv w:val="1"/>
      <w:marLeft w:val="0"/>
      <w:marRight w:val="0"/>
      <w:marTop w:val="0"/>
      <w:marBottom w:val="0"/>
      <w:divBdr>
        <w:top w:val="none" w:sz="0" w:space="0" w:color="auto"/>
        <w:left w:val="none" w:sz="0" w:space="0" w:color="auto"/>
        <w:bottom w:val="none" w:sz="0" w:space="0" w:color="auto"/>
        <w:right w:val="none" w:sz="0" w:space="0" w:color="auto"/>
      </w:divBdr>
    </w:div>
    <w:div w:id="1272282559">
      <w:bodyDiv w:val="1"/>
      <w:marLeft w:val="0"/>
      <w:marRight w:val="0"/>
      <w:marTop w:val="0"/>
      <w:marBottom w:val="0"/>
      <w:divBdr>
        <w:top w:val="none" w:sz="0" w:space="0" w:color="auto"/>
        <w:left w:val="none" w:sz="0" w:space="0" w:color="auto"/>
        <w:bottom w:val="none" w:sz="0" w:space="0" w:color="auto"/>
        <w:right w:val="none" w:sz="0" w:space="0" w:color="auto"/>
      </w:divBdr>
    </w:div>
    <w:div w:id="1276139999">
      <w:bodyDiv w:val="1"/>
      <w:marLeft w:val="0"/>
      <w:marRight w:val="0"/>
      <w:marTop w:val="0"/>
      <w:marBottom w:val="0"/>
      <w:divBdr>
        <w:top w:val="none" w:sz="0" w:space="0" w:color="auto"/>
        <w:left w:val="none" w:sz="0" w:space="0" w:color="auto"/>
        <w:bottom w:val="none" w:sz="0" w:space="0" w:color="auto"/>
        <w:right w:val="none" w:sz="0" w:space="0" w:color="auto"/>
      </w:divBdr>
    </w:div>
    <w:div w:id="1280801235">
      <w:bodyDiv w:val="1"/>
      <w:marLeft w:val="0"/>
      <w:marRight w:val="0"/>
      <w:marTop w:val="0"/>
      <w:marBottom w:val="0"/>
      <w:divBdr>
        <w:top w:val="none" w:sz="0" w:space="0" w:color="auto"/>
        <w:left w:val="none" w:sz="0" w:space="0" w:color="auto"/>
        <w:bottom w:val="none" w:sz="0" w:space="0" w:color="auto"/>
        <w:right w:val="none" w:sz="0" w:space="0" w:color="auto"/>
      </w:divBdr>
    </w:div>
    <w:div w:id="1282146830">
      <w:bodyDiv w:val="1"/>
      <w:marLeft w:val="0"/>
      <w:marRight w:val="0"/>
      <w:marTop w:val="0"/>
      <w:marBottom w:val="0"/>
      <w:divBdr>
        <w:top w:val="none" w:sz="0" w:space="0" w:color="auto"/>
        <w:left w:val="none" w:sz="0" w:space="0" w:color="auto"/>
        <w:bottom w:val="none" w:sz="0" w:space="0" w:color="auto"/>
        <w:right w:val="none" w:sz="0" w:space="0" w:color="auto"/>
      </w:divBdr>
    </w:div>
    <w:div w:id="1282760942">
      <w:bodyDiv w:val="1"/>
      <w:marLeft w:val="0"/>
      <w:marRight w:val="0"/>
      <w:marTop w:val="0"/>
      <w:marBottom w:val="0"/>
      <w:divBdr>
        <w:top w:val="none" w:sz="0" w:space="0" w:color="auto"/>
        <w:left w:val="none" w:sz="0" w:space="0" w:color="auto"/>
        <w:bottom w:val="none" w:sz="0" w:space="0" w:color="auto"/>
        <w:right w:val="none" w:sz="0" w:space="0" w:color="auto"/>
      </w:divBdr>
    </w:div>
    <w:div w:id="1286616297">
      <w:bodyDiv w:val="1"/>
      <w:marLeft w:val="0"/>
      <w:marRight w:val="0"/>
      <w:marTop w:val="0"/>
      <w:marBottom w:val="0"/>
      <w:divBdr>
        <w:top w:val="none" w:sz="0" w:space="0" w:color="auto"/>
        <w:left w:val="none" w:sz="0" w:space="0" w:color="auto"/>
        <w:bottom w:val="none" w:sz="0" w:space="0" w:color="auto"/>
        <w:right w:val="none" w:sz="0" w:space="0" w:color="auto"/>
      </w:divBdr>
    </w:div>
    <w:div w:id="1299720754">
      <w:bodyDiv w:val="1"/>
      <w:marLeft w:val="0"/>
      <w:marRight w:val="0"/>
      <w:marTop w:val="0"/>
      <w:marBottom w:val="0"/>
      <w:divBdr>
        <w:top w:val="none" w:sz="0" w:space="0" w:color="auto"/>
        <w:left w:val="none" w:sz="0" w:space="0" w:color="auto"/>
        <w:bottom w:val="none" w:sz="0" w:space="0" w:color="auto"/>
        <w:right w:val="none" w:sz="0" w:space="0" w:color="auto"/>
      </w:divBdr>
    </w:div>
    <w:div w:id="1301616445">
      <w:bodyDiv w:val="1"/>
      <w:marLeft w:val="0"/>
      <w:marRight w:val="0"/>
      <w:marTop w:val="0"/>
      <w:marBottom w:val="0"/>
      <w:divBdr>
        <w:top w:val="none" w:sz="0" w:space="0" w:color="auto"/>
        <w:left w:val="none" w:sz="0" w:space="0" w:color="auto"/>
        <w:bottom w:val="none" w:sz="0" w:space="0" w:color="auto"/>
        <w:right w:val="none" w:sz="0" w:space="0" w:color="auto"/>
      </w:divBdr>
    </w:div>
    <w:div w:id="1303266618">
      <w:bodyDiv w:val="1"/>
      <w:marLeft w:val="0"/>
      <w:marRight w:val="0"/>
      <w:marTop w:val="0"/>
      <w:marBottom w:val="0"/>
      <w:divBdr>
        <w:top w:val="none" w:sz="0" w:space="0" w:color="auto"/>
        <w:left w:val="none" w:sz="0" w:space="0" w:color="auto"/>
        <w:bottom w:val="none" w:sz="0" w:space="0" w:color="auto"/>
        <w:right w:val="none" w:sz="0" w:space="0" w:color="auto"/>
      </w:divBdr>
    </w:div>
    <w:div w:id="1325161526">
      <w:bodyDiv w:val="1"/>
      <w:marLeft w:val="0"/>
      <w:marRight w:val="0"/>
      <w:marTop w:val="0"/>
      <w:marBottom w:val="0"/>
      <w:divBdr>
        <w:top w:val="none" w:sz="0" w:space="0" w:color="auto"/>
        <w:left w:val="none" w:sz="0" w:space="0" w:color="auto"/>
        <w:bottom w:val="none" w:sz="0" w:space="0" w:color="auto"/>
        <w:right w:val="none" w:sz="0" w:space="0" w:color="auto"/>
      </w:divBdr>
    </w:div>
    <w:div w:id="1348562974">
      <w:bodyDiv w:val="1"/>
      <w:marLeft w:val="0"/>
      <w:marRight w:val="0"/>
      <w:marTop w:val="0"/>
      <w:marBottom w:val="0"/>
      <w:divBdr>
        <w:top w:val="none" w:sz="0" w:space="0" w:color="auto"/>
        <w:left w:val="none" w:sz="0" w:space="0" w:color="auto"/>
        <w:bottom w:val="none" w:sz="0" w:space="0" w:color="auto"/>
        <w:right w:val="none" w:sz="0" w:space="0" w:color="auto"/>
      </w:divBdr>
    </w:div>
    <w:div w:id="1348873586">
      <w:bodyDiv w:val="1"/>
      <w:marLeft w:val="0"/>
      <w:marRight w:val="0"/>
      <w:marTop w:val="0"/>
      <w:marBottom w:val="0"/>
      <w:divBdr>
        <w:top w:val="none" w:sz="0" w:space="0" w:color="auto"/>
        <w:left w:val="none" w:sz="0" w:space="0" w:color="auto"/>
        <w:bottom w:val="none" w:sz="0" w:space="0" w:color="auto"/>
        <w:right w:val="none" w:sz="0" w:space="0" w:color="auto"/>
      </w:divBdr>
    </w:div>
    <w:div w:id="1350643861">
      <w:bodyDiv w:val="1"/>
      <w:marLeft w:val="0"/>
      <w:marRight w:val="0"/>
      <w:marTop w:val="0"/>
      <w:marBottom w:val="0"/>
      <w:divBdr>
        <w:top w:val="none" w:sz="0" w:space="0" w:color="auto"/>
        <w:left w:val="none" w:sz="0" w:space="0" w:color="auto"/>
        <w:bottom w:val="none" w:sz="0" w:space="0" w:color="auto"/>
        <w:right w:val="none" w:sz="0" w:space="0" w:color="auto"/>
      </w:divBdr>
    </w:div>
    <w:div w:id="1359701416">
      <w:bodyDiv w:val="1"/>
      <w:marLeft w:val="0"/>
      <w:marRight w:val="0"/>
      <w:marTop w:val="0"/>
      <w:marBottom w:val="0"/>
      <w:divBdr>
        <w:top w:val="none" w:sz="0" w:space="0" w:color="auto"/>
        <w:left w:val="none" w:sz="0" w:space="0" w:color="auto"/>
        <w:bottom w:val="none" w:sz="0" w:space="0" w:color="auto"/>
        <w:right w:val="none" w:sz="0" w:space="0" w:color="auto"/>
      </w:divBdr>
    </w:div>
    <w:div w:id="1372072074">
      <w:bodyDiv w:val="1"/>
      <w:marLeft w:val="0"/>
      <w:marRight w:val="0"/>
      <w:marTop w:val="0"/>
      <w:marBottom w:val="0"/>
      <w:divBdr>
        <w:top w:val="none" w:sz="0" w:space="0" w:color="auto"/>
        <w:left w:val="none" w:sz="0" w:space="0" w:color="auto"/>
        <w:bottom w:val="none" w:sz="0" w:space="0" w:color="auto"/>
        <w:right w:val="none" w:sz="0" w:space="0" w:color="auto"/>
      </w:divBdr>
    </w:div>
    <w:div w:id="1378317826">
      <w:bodyDiv w:val="1"/>
      <w:marLeft w:val="0"/>
      <w:marRight w:val="0"/>
      <w:marTop w:val="0"/>
      <w:marBottom w:val="0"/>
      <w:divBdr>
        <w:top w:val="none" w:sz="0" w:space="0" w:color="auto"/>
        <w:left w:val="none" w:sz="0" w:space="0" w:color="auto"/>
        <w:bottom w:val="none" w:sz="0" w:space="0" w:color="auto"/>
        <w:right w:val="none" w:sz="0" w:space="0" w:color="auto"/>
      </w:divBdr>
    </w:div>
    <w:div w:id="1421873549">
      <w:bodyDiv w:val="1"/>
      <w:marLeft w:val="0"/>
      <w:marRight w:val="0"/>
      <w:marTop w:val="0"/>
      <w:marBottom w:val="0"/>
      <w:divBdr>
        <w:top w:val="none" w:sz="0" w:space="0" w:color="auto"/>
        <w:left w:val="none" w:sz="0" w:space="0" w:color="auto"/>
        <w:bottom w:val="none" w:sz="0" w:space="0" w:color="auto"/>
        <w:right w:val="none" w:sz="0" w:space="0" w:color="auto"/>
      </w:divBdr>
      <w:divsChild>
        <w:div w:id="1488328037">
          <w:marLeft w:val="0"/>
          <w:marRight w:val="0"/>
          <w:marTop w:val="0"/>
          <w:marBottom w:val="0"/>
          <w:divBdr>
            <w:top w:val="none" w:sz="0" w:space="0" w:color="auto"/>
            <w:left w:val="none" w:sz="0" w:space="0" w:color="auto"/>
            <w:bottom w:val="none" w:sz="0" w:space="0" w:color="auto"/>
            <w:right w:val="none" w:sz="0" w:space="0" w:color="auto"/>
          </w:divBdr>
          <w:divsChild>
            <w:div w:id="1699038749">
              <w:marLeft w:val="0"/>
              <w:marRight w:val="0"/>
              <w:marTop w:val="0"/>
              <w:marBottom w:val="0"/>
              <w:divBdr>
                <w:top w:val="none" w:sz="0" w:space="0" w:color="auto"/>
                <w:left w:val="none" w:sz="0" w:space="0" w:color="auto"/>
                <w:bottom w:val="none" w:sz="0" w:space="0" w:color="auto"/>
                <w:right w:val="none" w:sz="0" w:space="0" w:color="auto"/>
              </w:divBdr>
              <w:divsChild>
                <w:div w:id="88926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569357">
      <w:bodyDiv w:val="1"/>
      <w:marLeft w:val="0"/>
      <w:marRight w:val="0"/>
      <w:marTop w:val="0"/>
      <w:marBottom w:val="0"/>
      <w:divBdr>
        <w:top w:val="none" w:sz="0" w:space="0" w:color="auto"/>
        <w:left w:val="none" w:sz="0" w:space="0" w:color="auto"/>
        <w:bottom w:val="none" w:sz="0" w:space="0" w:color="auto"/>
        <w:right w:val="none" w:sz="0" w:space="0" w:color="auto"/>
      </w:divBdr>
    </w:div>
    <w:div w:id="1427338485">
      <w:bodyDiv w:val="1"/>
      <w:marLeft w:val="0"/>
      <w:marRight w:val="0"/>
      <w:marTop w:val="0"/>
      <w:marBottom w:val="0"/>
      <w:divBdr>
        <w:top w:val="none" w:sz="0" w:space="0" w:color="auto"/>
        <w:left w:val="none" w:sz="0" w:space="0" w:color="auto"/>
        <w:bottom w:val="none" w:sz="0" w:space="0" w:color="auto"/>
        <w:right w:val="none" w:sz="0" w:space="0" w:color="auto"/>
      </w:divBdr>
    </w:div>
    <w:div w:id="1436173297">
      <w:bodyDiv w:val="1"/>
      <w:marLeft w:val="0"/>
      <w:marRight w:val="0"/>
      <w:marTop w:val="0"/>
      <w:marBottom w:val="0"/>
      <w:divBdr>
        <w:top w:val="none" w:sz="0" w:space="0" w:color="auto"/>
        <w:left w:val="none" w:sz="0" w:space="0" w:color="auto"/>
        <w:bottom w:val="none" w:sz="0" w:space="0" w:color="auto"/>
        <w:right w:val="none" w:sz="0" w:space="0" w:color="auto"/>
      </w:divBdr>
    </w:div>
    <w:div w:id="1440679771">
      <w:bodyDiv w:val="1"/>
      <w:marLeft w:val="0"/>
      <w:marRight w:val="0"/>
      <w:marTop w:val="0"/>
      <w:marBottom w:val="0"/>
      <w:divBdr>
        <w:top w:val="none" w:sz="0" w:space="0" w:color="auto"/>
        <w:left w:val="none" w:sz="0" w:space="0" w:color="auto"/>
        <w:bottom w:val="none" w:sz="0" w:space="0" w:color="auto"/>
        <w:right w:val="none" w:sz="0" w:space="0" w:color="auto"/>
      </w:divBdr>
    </w:div>
    <w:div w:id="1444113490">
      <w:bodyDiv w:val="1"/>
      <w:marLeft w:val="0"/>
      <w:marRight w:val="0"/>
      <w:marTop w:val="0"/>
      <w:marBottom w:val="0"/>
      <w:divBdr>
        <w:top w:val="none" w:sz="0" w:space="0" w:color="auto"/>
        <w:left w:val="none" w:sz="0" w:space="0" w:color="auto"/>
        <w:bottom w:val="none" w:sz="0" w:space="0" w:color="auto"/>
        <w:right w:val="none" w:sz="0" w:space="0" w:color="auto"/>
      </w:divBdr>
    </w:div>
    <w:div w:id="1452674535">
      <w:bodyDiv w:val="1"/>
      <w:marLeft w:val="0"/>
      <w:marRight w:val="0"/>
      <w:marTop w:val="0"/>
      <w:marBottom w:val="0"/>
      <w:divBdr>
        <w:top w:val="none" w:sz="0" w:space="0" w:color="auto"/>
        <w:left w:val="none" w:sz="0" w:space="0" w:color="auto"/>
        <w:bottom w:val="none" w:sz="0" w:space="0" w:color="auto"/>
        <w:right w:val="none" w:sz="0" w:space="0" w:color="auto"/>
      </w:divBdr>
    </w:div>
    <w:div w:id="1453741367">
      <w:bodyDiv w:val="1"/>
      <w:marLeft w:val="0"/>
      <w:marRight w:val="0"/>
      <w:marTop w:val="0"/>
      <w:marBottom w:val="0"/>
      <w:divBdr>
        <w:top w:val="none" w:sz="0" w:space="0" w:color="auto"/>
        <w:left w:val="none" w:sz="0" w:space="0" w:color="auto"/>
        <w:bottom w:val="none" w:sz="0" w:space="0" w:color="auto"/>
        <w:right w:val="none" w:sz="0" w:space="0" w:color="auto"/>
      </w:divBdr>
    </w:div>
    <w:div w:id="1480996318">
      <w:bodyDiv w:val="1"/>
      <w:marLeft w:val="0"/>
      <w:marRight w:val="0"/>
      <w:marTop w:val="0"/>
      <w:marBottom w:val="0"/>
      <w:divBdr>
        <w:top w:val="none" w:sz="0" w:space="0" w:color="auto"/>
        <w:left w:val="none" w:sz="0" w:space="0" w:color="auto"/>
        <w:bottom w:val="none" w:sz="0" w:space="0" w:color="auto"/>
        <w:right w:val="none" w:sz="0" w:space="0" w:color="auto"/>
      </w:divBdr>
    </w:div>
    <w:div w:id="1489127548">
      <w:bodyDiv w:val="1"/>
      <w:marLeft w:val="0"/>
      <w:marRight w:val="0"/>
      <w:marTop w:val="0"/>
      <w:marBottom w:val="0"/>
      <w:divBdr>
        <w:top w:val="none" w:sz="0" w:space="0" w:color="auto"/>
        <w:left w:val="none" w:sz="0" w:space="0" w:color="auto"/>
        <w:bottom w:val="none" w:sz="0" w:space="0" w:color="auto"/>
        <w:right w:val="none" w:sz="0" w:space="0" w:color="auto"/>
      </w:divBdr>
    </w:div>
    <w:div w:id="1503548328">
      <w:bodyDiv w:val="1"/>
      <w:marLeft w:val="0"/>
      <w:marRight w:val="0"/>
      <w:marTop w:val="0"/>
      <w:marBottom w:val="0"/>
      <w:divBdr>
        <w:top w:val="none" w:sz="0" w:space="0" w:color="auto"/>
        <w:left w:val="none" w:sz="0" w:space="0" w:color="auto"/>
        <w:bottom w:val="none" w:sz="0" w:space="0" w:color="auto"/>
        <w:right w:val="none" w:sz="0" w:space="0" w:color="auto"/>
      </w:divBdr>
    </w:div>
    <w:div w:id="1510174628">
      <w:bodyDiv w:val="1"/>
      <w:marLeft w:val="0"/>
      <w:marRight w:val="0"/>
      <w:marTop w:val="0"/>
      <w:marBottom w:val="0"/>
      <w:divBdr>
        <w:top w:val="none" w:sz="0" w:space="0" w:color="auto"/>
        <w:left w:val="none" w:sz="0" w:space="0" w:color="auto"/>
        <w:bottom w:val="none" w:sz="0" w:space="0" w:color="auto"/>
        <w:right w:val="none" w:sz="0" w:space="0" w:color="auto"/>
      </w:divBdr>
    </w:div>
    <w:div w:id="1526016315">
      <w:bodyDiv w:val="1"/>
      <w:marLeft w:val="0"/>
      <w:marRight w:val="0"/>
      <w:marTop w:val="0"/>
      <w:marBottom w:val="0"/>
      <w:divBdr>
        <w:top w:val="none" w:sz="0" w:space="0" w:color="auto"/>
        <w:left w:val="none" w:sz="0" w:space="0" w:color="auto"/>
        <w:bottom w:val="none" w:sz="0" w:space="0" w:color="auto"/>
        <w:right w:val="none" w:sz="0" w:space="0" w:color="auto"/>
      </w:divBdr>
    </w:div>
    <w:div w:id="1531529195">
      <w:bodyDiv w:val="1"/>
      <w:marLeft w:val="0"/>
      <w:marRight w:val="0"/>
      <w:marTop w:val="0"/>
      <w:marBottom w:val="0"/>
      <w:divBdr>
        <w:top w:val="none" w:sz="0" w:space="0" w:color="auto"/>
        <w:left w:val="none" w:sz="0" w:space="0" w:color="auto"/>
        <w:bottom w:val="none" w:sz="0" w:space="0" w:color="auto"/>
        <w:right w:val="none" w:sz="0" w:space="0" w:color="auto"/>
      </w:divBdr>
    </w:div>
    <w:div w:id="1535190946">
      <w:bodyDiv w:val="1"/>
      <w:marLeft w:val="0"/>
      <w:marRight w:val="0"/>
      <w:marTop w:val="0"/>
      <w:marBottom w:val="0"/>
      <w:divBdr>
        <w:top w:val="none" w:sz="0" w:space="0" w:color="auto"/>
        <w:left w:val="none" w:sz="0" w:space="0" w:color="auto"/>
        <w:bottom w:val="none" w:sz="0" w:space="0" w:color="auto"/>
        <w:right w:val="none" w:sz="0" w:space="0" w:color="auto"/>
      </w:divBdr>
    </w:div>
    <w:div w:id="1537545616">
      <w:bodyDiv w:val="1"/>
      <w:marLeft w:val="0"/>
      <w:marRight w:val="0"/>
      <w:marTop w:val="0"/>
      <w:marBottom w:val="0"/>
      <w:divBdr>
        <w:top w:val="none" w:sz="0" w:space="0" w:color="auto"/>
        <w:left w:val="none" w:sz="0" w:space="0" w:color="auto"/>
        <w:bottom w:val="none" w:sz="0" w:space="0" w:color="auto"/>
        <w:right w:val="none" w:sz="0" w:space="0" w:color="auto"/>
      </w:divBdr>
    </w:div>
    <w:div w:id="1541237145">
      <w:bodyDiv w:val="1"/>
      <w:marLeft w:val="0"/>
      <w:marRight w:val="0"/>
      <w:marTop w:val="0"/>
      <w:marBottom w:val="0"/>
      <w:divBdr>
        <w:top w:val="none" w:sz="0" w:space="0" w:color="auto"/>
        <w:left w:val="none" w:sz="0" w:space="0" w:color="auto"/>
        <w:bottom w:val="none" w:sz="0" w:space="0" w:color="auto"/>
        <w:right w:val="none" w:sz="0" w:space="0" w:color="auto"/>
      </w:divBdr>
    </w:div>
    <w:div w:id="1544908414">
      <w:bodyDiv w:val="1"/>
      <w:marLeft w:val="0"/>
      <w:marRight w:val="0"/>
      <w:marTop w:val="0"/>
      <w:marBottom w:val="0"/>
      <w:divBdr>
        <w:top w:val="none" w:sz="0" w:space="0" w:color="auto"/>
        <w:left w:val="none" w:sz="0" w:space="0" w:color="auto"/>
        <w:bottom w:val="none" w:sz="0" w:space="0" w:color="auto"/>
        <w:right w:val="none" w:sz="0" w:space="0" w:color="auto"/>
      </w:divBdr>
    </w:div>
    <w:div w:id="1547911157">
      <w:bodyDiv w:val="1"/>
      <w:marLeft w:val="0"/>
      <w:marRight w:val="0"/>
      <w:marTop w:val="0"/>
      <w:marBottom w:val="0"/>
      <w:divBdr>
        <w:top w:val="none" w:sz="0" w:space="0" w:color="auto"/>
        <w:left w:val="none" w:sz="0" w:space="0" w:color="auto"/>
        <w:bottom w:val="none" w:sz="0" w:space="0" w:color="auto"/>
        <w:right w:val="none" w:sz="0" w:space="0" w:color="auto"/>
      </w:divBdr>
    </w:div>
    <w:div w:id="1550142557">
      <w:bodyDiv w:val="1"/>
      <w:marLeft w:val="0"/>
      <w:marRight w:val="0"/>
      <w:marTop w:val="0"/>
      <w:marBottom w:val="0"/>
      <w:divBdr>
        <w:top w:val="none" w:sz="0" w:space="0" w:color="auto"/>
        <w:left w:val="none" w:sz="0" w:space="0" w:color="auto"/>
        <w:bottom w:val="none" w:sz="0" w:space="0" w:color="auto"/>
        <w:right w:val="none" w:sz="0" w:space="0" w:color="auto"/>
      </w:divBdr>
    </w:div>
    <w:div w:id="1560171662">
      <w:bodyDiv w:val="1"/>
      <w:marLeft w:val="0"/>
      <w:marRight w:val="0"/>
      <w:marTop w:val="0"/>
      <w:marBottom w:val="0"/>
      <w:divBdr>
        <w:top w:val="none" w:sz="0" w:space="0" w:color="auto"/>
        <w:left w:val="none" w:sz="0" w:space="0" w:color="auto"/>
        <w:bottom w:val="none" w:sz="0" w:space="0" w:color="auto"/>
        <w:right w:val="none" w:sz="0" w:space="0" w:color="auto"/>
      </w:divBdr>
    </w:div>
    <w:div w:id="1562253754">
      <w:bodyDiv w:val="1"/>
      <w:marLeft w:val="0"/>
      <w:marRight w:val="0"/>
      <w:marTop w:val="0"/>
      <w:marBottom w:val="0"/>
      <w:divBdr>
        <w:top w:val="none" w:sz="0" w:space="0" w:color="auto"/>
        <w:left w:val="none" w:sz="0" w:space="0" w:color="auto"/>
        <w:bottom w:val="none" w:sz="0" w:space="0" w:color="auto"/>
        <w:right w:val="none" w:sz="0" w:space="0" w:color="auto"/>
      </w:divBdr>
    </w:div>
    <w:div w:id="1570849146">
      <w:bodyDiv w:val="1"/>
      <w:marLeft w:val="0"/>
      <w:marRight w:val="0"/>
      <w:marTop w:val="0"/>
      <w:marBottom w:val="0"/>
      <w:divBdr>
        <w:top w:val="none" w:sz="0" w:space="0" w:color="auto"/>
        <w:left w:val="none" w:sz="0" w:space="0" w:color="auto"/>
        <w:bottom w:val="none" w:sz="0" w:space="0" w:color="auto"/>
        <w:right w:val="none" w:sz="0" w:space="0" w:color="auto"/>
      </w:divBdr>
    </w:div>
    <w:div w:id="1572621040">
      <w:bodyDiv w:val="1"/>
      <w:marLeft w:val="0"/>
      <w:marRight w:val="0"/>
      <w:marTop w:val="0"/>
      <w:marBottom w:val="0"/>
      <w:divBdr>
        <w:top w:val="none" w:sz="0" w:space="0" w:color="auto"/>
        <w:left w:val="none" w:sz="0" w:space="0" w:color="auto"/>
        <w:bottom w:val="none" w:sz="0" w:space="0" w:color="auto"/>
        <w:right w:val="none" w:sz="0" w:space="0" w:color="auto"/>
      </w:divBdr>
    </w:div>
    <w:div w:id="1577856377">
      <w:bodyDiv w:val="1"/>
      <w:marLeft w:val="0"/>
      <w:marRight w:val="0"/>
      <w:marTop w:val="0"/>
      <w:marBottom w:val="0"/>
      <w:divBdr>
        <w:top w:val="none" w:sz="0" w:space="0" w:color="auto"/>
        <w:left w:val="none" w:sz="0" w:space="0" w:color="auto"/>
        <w:bottom w:val="none" w:sz="0" w:space="0" w:color="auto"/>
        <w:right w:val="none" w:sz="0" w:space="0" w:color="auto"/>
      </w:divBdr>
    </w:div>
    <w:div w:id="1620914353">
      <w:bodyDiv w:val="1"/>
      <w:marLeft w:val="0"/>
      <w:marRight w:val="0"/>
      <w:marTop w:val="0"/>
      <w:marBottom w:val="0"/>
      <w:divBdr>
        <w:top w:val="none" w:sz="0" w:space="0" w:color="auto"/>
        <w:left w:val="none" w:sz="0" w:space="0" w:color="auto"/>
        <w:bottom w:val="none" w:sz="0" w:space="0" w:color="auto"/>
        <w:right w:val="none" w:sz="0" w:space="0" w:color="auto"/>
      </w:divBdr>
    </w:div>
    <w:div w:id="1632859943">
      <w:bodyDiv w:val="1"/>
      <w:marLeft w:val="0"/>
      <w:marRight w:val="0"/>
      <w:marTop w:val="0"/>
      <w:marBottom w:val="0"/>
      <w:divBdr>
        <w:top w:val="none" w:sz="0" w:space="0" w:color="auto"/>
        <w:left w:val="none" w:sz="0" w:space="0" w:color="auto"/>
        <w:bottom w:val="none" w:sz="0" w:space="0" w:color="auto"/>
        <w:right w:val="none" w:sz="0" w:space="0" w:color="auto"/>
      </w:divBdr>
    </w:div>
    <w:div w:id="1636907526">
      <w:bodyDiv w:val="1"/>
      <w:marLeft w:val="0"/>
      <w:marRight w:val="0"/>
      <w:marTop w:val="0"/>
      <w:marBottom w:val="0"/>
      <w:divBdr>
        <w:top w:val="none" w:sz="0" w:space="0" w:color="auto"/>
        <w:left w:val="none" w:sz="0" w:space="0" w:color="auto"/>
        <w:bottom w:val="none" w:sz="0" w:space="0" w:color="auto"/>
        <w:right w:val="none" w:sz="0" w:space="0" w:color="auto"/>
      </w:divBdr>
      <w:divsChild>
        <w:div w:id="1543327419">
          <w:marLeft w:val="0"/>
          <w:marRight w:val="0"/>
          <w:marTop w:val="0"/>
          <w:marBottom w:val="0"/>
          <w:divBdr>
            <w:top w:val="none" w:sz="0" w:space="0" w:color="auto"/>
            <w:left w:val="none" w:sz="0" w:space="0" w:color="auto"/>
            <w:bottom w:val="none" w:sz="0" w:space="0" w:color="auto"/>
            <w:right w:val="none" w:sz="0" w:space="0" w:color="auto"/>
          </w:divBdr>
          <w:divsChild>
            <w:div w:id="94178928">
              <w:marLeft w:val="0"/>
              <w:marRight w:val="0"/>
              <w:marTop w:val="0"/>
              <w:marBottom w:val="0"/>
              <w:divBdr>
                <w:top w:val="none" w:sz="0" w:space="0" w:color="auto"/>
                <w:left w:val="none" w:sz="0" w:space="0" w:color="auto"/>
                <w:bottom w:val="none" w:sz="0" w:space="0" w:color="auto"/>
                <w:right w:val="none" w:sz="0" w:space="0" w:color="auto"/>
              </w:divBdr>
              <w:divsChild>
                <w:div w:id="1250388342">
                  <w:marLeft w:val="0"/>
                  <w:marRight w:val="0"/>
                  <w:marTop w:val="0"/>
                  <w:marBottom w:val="0"/>
                  <w:divBdr>
                    <w:top w:val="none" w:sz="0" w:space="0" w:color="auto"/>
                    <w:left w:val="none" w:sz="0" w:space="0" w:color="auto"/>
                    <w:bottom w:val="none" w:sz="0" w:space="0" w:color="auto"/>
                    <w:right w:val="none" w:sz="0" w:space="0" w:color="auto"/>
                  </w:divBdr>
                </w:div>
              </w:divsChild>
            </w:div>
            <w:div w:id="179003537">
              <w:marLeft w:val="0"/>
              <w:marRight w:val="0"/>
              <w:marTop w:val="0"/>
              <w:marBottom w:val="0"/>
              <w:divBdr>
                <w:top w:val="none" w:sz="0" w:space="0" w:color="auto"/>
                <w:left w:val="none" w:sz="0" w:space="0" w:color="auto"/>
                <w:bottom w:val="none" w:sz="0" w:space="0" w:color="auto"/>
                <w:right w:val="none" w:sz="0" w:space="0" w:color="auto"/>
              </w:divBdr>
              <w:divsChild>
                <w:div w:id="138105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6301">
          <w:marLeft w:val="0"/>
          <w:marRight w:val="0"/>
          <w:marTop w:val="0"/>
          <w:marBottom w:val="0"/>
          <w:divBdr>
            <w:top w:val="none" w:sz="0" w:space="0" w:color="auto"/>
            <w:left w:val="none" w:sz="0" w:space="0" w:color="auto"/>
            <w:bottom w:val="none" w:sz="0" w:space="0" w:color="auto"/>
            <w:right w:val="none" w:sz="0" w:space="0" w:color="auto"/>
          </w:divBdr>
          <w:divsChild>
            <w:div w:id="1724790731">
              <w:marLeft w:val="0"/>
              <w:marRight w:val="0"/>
              <w:marTop w:val="0"/>
              <w:marBottom w:val="0"/>
              <w:divBdr>
                <w:top w:val="none" w:sz="0" w:space="0" w:color="auto"/>
                <w:left w:val="none" w:sz="0" w:space="0" w:color="auto"/>
                <w:bottom w:val="none" w:sz="0" w:space="0" w:color="auto"/>
                <w:right w:val="none" w:sz="0" w:space="0" w:color="auto"/>
              </w:divBdr>
              <w:divsChild>
                <w:div w:id="18508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96114">
      <w:bodyDiv w:val="1"/>
      <w:marLeft w:val="0"/>
      <w:marRight w:val="0"/>
      <w:marTop w:val="0"/>
      <w:marBottom w:val="0"/>
      <w:divBdr>
        <w:top w:val="none" w:sz="0" w:space="0" w:color="auto"/>
        <w:left w:val="none" w:sz="0" w:space="0" w:color="auto"/>
        <w:bottom w:val="none" w:sz="0" w:space="0" w:color="auto"/>
        <w:right w:val="none" w:sz="0" w:space="0" w:color="auto"/>
      </w:divBdr>
    </w:div>
    <w:div w:id="1659336674">
      <w:bodyDiv w:val="1"/>
      <w:marLeft w:val="0"/>
      <w:marRight w:val="0"/>
      <w:marTop w:val="0"/>
      <w:marBottom w:val="0"/>
      <w:divBdr>
        <w:top w:val="none" w:sz="0" w:space="0" w:color="auto"/>
        <w:left w:val="none" w:sz="0" w:space="0" w:color="auto"/>
        <w:bottom w:val="none" w:sz="0" w:space="0" w:color="auto"/>
        <w:right w:val="none" w:sz="0" w:space="0" w:color="auto"/>
      </w:divBdr>
    </w:div>
    <w:div w:id="1673339520">
      <w:bodyDiv w:val="1"/>
      <w:marLeft w:val="0"/>
      <w:marRight w:val="0"/>
      <w:marTop w:val="0"/>
      <w:marBottom w:val="0"/>
      <w:divBdr>
        <w:top w:val="none" w:sz="0" w:space="0" w:color="auto"/>
        <w:left w:val="none" w:sz="0" w:space="0" w:color="auto"/>
        <w:bottom w:val="none" w:sz="0" w:space="0" w:color="auto"/>
        <w:right w:val="none" w:sz="0" w:space="0" w:color="auto"/>
      </w:divBdr>
    </w:div>
    <w:div w:id="1681662565">
      <w:bodyDiv w:val="1"/>
      <w:marLeft w:val="0"/>
      <w:marRight w:val="0"/>
      <w:marTop w:val="0"/>
      <w:marBottom w:val="0"/>
      <w:divBdr>
        <w:top w:val="none" w:sz="0" w:space="0" w:color="auto"/>
        <w:left w:val="none" w:sz="0" w:space="0" w:color="auto"/>
        <w:bottom w:val="none" w:sz="0" w:space="0" w:color="auto"/>
        <w:right w:val="none" w:sz="0" w:space="0" w:color="auto"/>
      </w:divBdr>
      <w:divsChild>
        <w:div w:id="605041763">
          <w:marLeft w:val="0"/>
          <w:marRight w:val="0"/>
          <w:marTop w:val="0"/>
          <w:marBottom w:val="0"/>
          <w:divBdr>
            <w:top w:val="none" w:sz="0" w:space="0" w:color="auto"/>
            <w:left w:val="none" w:sz="0" w:space="0" w:color="auto"/>
            <w:bottom w:val="none" w:sz="0" w:space="0" w:color="auto"/>
            <w:right w:val="none" w:sz="0" w:space="0" w:color="auto"/>
          </w:divBdr>
          <w:divsChild>
            <w:div w:id="1106390070">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049141">
      <w:bodyDiv w:val="1"/>
      <w:marLeft w:val="0"/>
      <w:marRight w:val="0"/>
      <w:marTop w:val="0"/>
      <w:marBottom w:val="0"/>
      <w:divBdr>
        <w:top w:val="none" w:sz="0" w:space="0" w:color="auto"/>
        <w:left w:val="none" w:sz="0" w:space="0" w:color="auto"/>
        <w:bottom w:val="none" w:sz="0" w:space="0" w:color="auto"/>
        <w:right w:val="none" w:sz="0" w:space="0" w:color="auto"/>
      </w:divBdr>
    </w:div>
    <w:div w:id="1706129914">
      <w:bodyDiv w:val="1"/>
      <w:marLeft w:val="0"/>
      <w:marRight w:val="0"/>
      <w:marTop w:val="0"/>
      <w:marBottom w:val="0"/>
      <w:divBdr>
        <w:top w:val="none" w:sz="0" w:space="0" w:color="auto"/>
        <w:left w:val="none" w:sz="0" w:space="0" w:color="auto"/>
        <w:bottom w:val="none" w:sz="0" w:space="0" w:color="auto"/>
        <w:right w:val="none" w:sz="0" w:space="0" w:color="auto"/>
      </w:divBdr>
    </w:div>
    <w:div w:id="1708986932">
      <w:bodyDiv w:val="1"/>
      <w:marLeft w:val="0"/>
      <w:marRight w:val="0"/>
      <w:marTop w:val="0"/>
      <w:marBottom w:val="0"/>
      <w:divBdr>
        <w:top w:val="none" w:sz="0" w:space="0" w:color="auto"/>
        <w:left w:val="none" w:sz="0" w:space="0" w:color="auto"/>
        <w:bottom w:val="none" w:sz="0" w:space="0" w:color="auto"/>
        <w:right w:val="none" w:sz="0" w:space="0" w:color="auto"/>
      </w:divBdr>
    </w:div>
    <w:div w:id="1729956548">
      <w:bodyDiv w:val="1"/>
      <w:marLeft w:val="0"/>
      <w:marRight w:val="0"/>
      <w:marTop w:val="0"/>
      <w:marBottom w:val="0"/>
      <w:divBdr>
        <w:top w:val="none" w:sz="0" w:space="0" w:color="auto"/>
        <w:left w:val="none" w:sz="0" w:space="0" w:color="auto"/>
        <w:bottom w:val="none" w:sz="0" w:space="0" w:color="auto"/>
        <w:right w:val="none" w:sz="0" w:space="0" w:color="auto"/>
      </w:divBdr>
    </w:div>
    <w:div w:id="1732266647">
      <w:bodyDiv w:val="1"/>
      <w:marLeft w:val="0"/>
      <w:marRight w:val="0"/>
      <w:marTop w:val="0"/>
      <w:marBottom w:val="0"/>
      <w:divBdr>
        <w:top w:val="none" w:sz="0" w:space="0" w:color="auto"/>
        <w:left w:val="none" w:sz="0" w:space="0" w:color="auto"/>
        <w:bottom w:val="none" w:sz="0" w:space="0" w:color="auto"/>
        <w:right w:val="none" w:sz="0" w:space="0" w:color="auto"/>
      </w:divBdr>
    </w:div>
    <w:div w:id="1735425992">
      <w:bodyDiv w:val="1"/>
      <w:marLeft w:val="0"/>
      <w:marRight w:val="0"/>
      <w:marTop w:val="0"/>
      <w:marBottom w:val="0"/>
      <w:divBdr>
        <w:top w:val="none" w:sz="0" w:space="0" w:color="auto"/>
        <w:left w:val="none" w:sz="0" w:space="0" w:color="auto"/>
        <w:bottom w:val="none" w:sz="0" w:space="0" w:color="auto"/>
        <w:right w:val="none" w:sz="0" w:space="0" w:color="auto"/>
      </w:divBdr>
    </w:div>
    <w:div w:id="1744792268">
      <w:bodyDiv w:val="1"/>
      <w:marLeft w:val="0"/>
      <w:marRight w:val="0"/>
      <w:marTop w:val="0"/>
      <w:marBottom w:val="0"/>
      <w:divBdr>
        <w:top w:val="none" w:sz="0" w:space="0" w:color="auto"/>
        <w:left w:val="none" w:sz="0" w:space="0" w:color="auto"/>
        <w:bottom w:val="none" w:sz="0" w:space="0" w:color="auto"/>
        <w:right w:val="none" w:sz="0" w:space="0" w:color="auto"/>
      </w:divBdr>
      <w:divsChild>
        <w:div w:id="1263101258">
          <w:marLeft w:val="0"/>
          <w:marRight w:val="0"/>
          <w:marTop w:val="0"/>
          <w:marBottom w:val="0"/>
          <w:divBdr>
            <w:top w:val="none" w:sz="0" w:space="0" w:color="auto"/>
            <w:left w:val="none" w:sz="0" w:space="0" w:color="auto"/>
            <w:bottom w:val="none" w:sz="0" w:space="0" w:color="auto"/>
            <w:right w:val="none" w:sz="0" w:space="0" w:color="auto"/>
          </w:divBdr>
          <w:divsChild>
            <w:div w:id="2025281641">
              <w:marLeft w:val="0"/>
              <w:marRight w:val="0"/>
              <w:marTop w:val="0"/>
              <w:marBottom w:val="0"/>
              <w:divBdr>
                <w:top w:val="none" w:sz="0" w:space="0" w:color="auto"/>
                <w:left w:val="none" w:sz="0" w:space="0" w:color="auto"/>
                <w:bottom w:val="none" w:sz="0" w:space="0" w:color="auto"/>
                <w:right w:val="none" w:sz="0" w:space="0" w:color="auto"/>
              </w:divBdr>
              <w:divsChild>
                <w:div w:id="9616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491839">
      <w:bodyDiv w:val="1"/>
      <w:marLeft w:val="0"/>
      <w:marRight w:val="0"/>
      <w:marTop w:val="0"/>
      <w:marBottom w:val="0"/>
      <w:divBdr>
        <w:top w:val="none" w:sz="0" w:space="0" w:color="auto"/>
        <w:left w:val="none" w:sz="0" w:space="0" w:color="auto"/>
        <w:bottom w:val="none" w:sz="0" w:space="0" w:color="auto"/>
        <w:right w:val="none" w:sz="0" w:space="0" w:color="auto"/>
      </w:divBdr>
    </w:div>
    <w:div w:id="1767386448">
      <w:bodyDiv w:val="1"/>
      <w:marLeft w:val="0"/>
      <w:marRight w:val="0"/>
      <w:marTop w:val="0"/>
      <w:marBottom w:val="0"/>
      <w:divBdr>
        <w:top w:val="none" w:sz="0" w:space="0" w:color="auto"/>
        <w:left w:val="none" w:sz="0" w:space="0" w:color="auto"/>
        <w:bottom w:val="none" w:sz="0" w:space="0" w:color="auto"/>
        <w:right w:val="none" w:sz="0" w:space="0" w:color="auto"/>
      </w:divBdr>
    </w:div>
    <w:div w:id="1767579254">
      <w:bodyDiv w:val="1"/>
      <w:marLeft w:val="0"/>
      <w:marRight w:val="0"/>
      <w:marTop w:val="0"/>
      <w:marBottom w:val="0"/>
      <w:divBdr>
        <w:top w:val="none" w:sz="0" w:space="0" w:color="auto"/>
        <w:left w:val="none" w:sz="0" w:space="0" w:color="auto"/>
        <w:bottom w:val="none" w:sz="0" w:space="0" w:color="auto"/>
        <w:right w:val="none" w:sz="0" w:space="0" w:color="auto"/>
      </w:divBdr>
    </w:div>
    <w:div w:id="1781140419">
      <w:bodyDiv w:val="1"/>
      <w:marLeft w:val="0"/>
      <w:marRight w:val="0"/>
      <w:marTop w:val="0"/>
      <w:marBottom w:val="0"/>
      <w:divBdr>
        <w:top w:val="none" w:sz="0" w:space="0" w:color="auto"/>
        <w:left w:val="none" w:sz="0" w:space="0" w:color="auto"/>
        <w:bottom w:val="none" w:sz="0" w:space="0" w:color="auto"/>
        <w:right w:val="none" w:sz="0" w:space="0" w:color="auto"/>
      </w:divBdr>
    </w:div>
    <w:div w:id="1785691350">
      <w:bodyDiv w:val="1"/>
      <w:marLeft w:val="0"/>
      <w:marRight w:val="0"/>
      <w:marTop w:val="0"/>
      <w:marBottom w:val="0"/>
      <w:divBdr>
        <w:top w:val="none" w:sz="0" w:space="0" w:color="auto"/>
        <w:left w:val="none" w:sz="0" w:space="0" w:color="auto"/>
        <w:bottom w:val="none" w:sz="0" w:space="0" w:color="auto"/>
        <w:right w:val="none" w:sz="0" w:space="0" w:color="auto"/>
      </w:divBdr>
    </w:div>
    <w:div w:id="1805461280">
      <w:bodyDiv w:val="1"/>
      <w:marLeft w:val="0"/>
      <w:marRight w:val="0"/>
      <w:marTop w:val="0"/>
      <w:marBottom w:val="0"/>
      <w:divBdr>
        <w:top w:val="none" w:sz="0" w:space="0" w:color="auto"/>
        <w:left w:val="none" w:sz="0" w:space="0" w:color="auto"/>
        <w:bottom w:val="none" w:sz="0" w:space="0" w:color="auto"/>
        <w:right w:val="none" w:sz="0" w:space="0" w:color="auto"/>
      </w:divBdr>
    </w:div>
    <w:div w:id="1819035158">
      <w:bodyDiv w:val="1"/>
      <w:marLeft w:val="0"/>
      <w:marRight w:val="0"/>
      <w:marTop w:val="0"/>
      <w:marBottom w:val="0"/>
      <w:divBdr>
        <w:top w:val="none" w:sz="0" w:space="0" w:color="auto"/>
        <w:left w:val="none" w:sz="0" w:space="0" w:color="auto"/>
        <w:bottom w:val="none" w:sz="0" w:space="0" w:color="auto"/>
        <w:right w:val="none" w:sz="0" w:space="0" w:color="auto"/>
      </w:divBdr>
    </w:div>
    <w:div w:id="1827432046">
      <w:bodyDiv w:val="1"/>
      <w:marLeft w:val="0"/>
      <w:marRight w:val="0"/>
      <w:marTop w:val="0"/>
      <w:marBottom w:val="0"/>
      <w:divBdr>
        <w:top w:val="none" w:sz="0" w:space="0" w:color="auto"/>
        <w:left w:val="none" w:sz="0" w:space="0" w:color="auto"/>
        <w:bottom w:val="none" w:sz="0" w:space="0" w:color="auto"/>
        <w:right w:val="none" w:sz="0" w:space="0" w:color="auto"/>
      </w:divBdr>
    </w:div>
    <w:div w:id="1829511656">
      <w:bodyDiv w:val="1"/>
      <w:marLeft w:val="0"/>
      <w:marRight w:val="0"/>
      <w:marTop w:val="0"/>
      <w:marBottom w:val="0"/>
      <w:divBdr>
        <w:top w:val="none" w:sz="0" w:space="0" w:color="auto"/>
        <w:left w:val="none" w:sz="0" w:space="0" w:color="auto"/>
        <w:bottom w:val="none" w:sz="0" w:space="0" w:color="auto"/>
        <w:right w:val="none" w:sz="0" w:space="0" w:color="auto"/>
      </w:divBdr>
      <w:divsChild>
        <w:div w:id="880747809">
          <w:marLeft w:val="0"/>
          <w:marRight w:val="0"/>
          <w:marTop w:val="0"/>
          <w:marBottom w:val="0"/>
          <w:divBdr>
            <w:top w:val="none" w:sz="0" w:space="0" w:color="auto"/>
            <w:left w:val="none" w:sz="0" w:space="0" w:color="auto"/>
            <w:bottom w:val="none" w:sz="0" w:space="0" w:color="auto"/>
            <w:right w:val="none" w:sz="0" w:space="0" w:color="auto"/>
          </w:divBdr>
          <w:divsChild>
            <w:div w:id="205994103">
              <w:marLeft w:val="0"/>
              <w:marRight w:val="0"/>
              <w:marTop w:val="0"/>
              <w:marBottom w:val="0"/>
              <w:divBdr>
                <w:top w:val="none" w:sz="0" w:space="0" w:color="auto"/>
                <w:left w:val="none" w:sz="0" w:space="0" w:color="auto"/>
                <w:bottom w:val="none" w:sz="0" w:space="0" w:color="auto"/>
                <w:right w:val="none" w:sz="0" w:space="0" w:color="auto"/>
              </w:divBdr>
              <w:divsChild>
                <w:div w:id="7937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461565">
      <w:bodyDiv w:val="1"/>
      <w:marLeft w:val="0"/>
      <w:marRight w:val="0"/>
      <w:marTop w:val="0"/>
      <w:marBottom w:val="0"/>
      <w:divBdr>
        <w:top w:val="none" w:sz="0" w:space="0" w:color="auto"/>
        <w:left w:val="none" w:sz="0" w:space="0" w:color="auto"/>
        <w:bottom w:val="none" w:sz="0" w:space="0" w:color="auto"/>
        <w:right w:val="none" w:sz="0" w:space="0" w:color="auto"/>
      </w:divBdr>
    </w:div>
    <w:div w:id="1840926787">
      <w:bodyDiv w:val="1"/>
      <w:marLeft w:val="0"/>
      <w:marRight w:val="0"/>
      <w:marTop w:val="0"/>
      <w:marBottom w:val="0"/>
      <w:divBdr>
        <w:top w:val="none" w:sz="0" w:space="0" w:color="auto"/>
        <w:left w:val="none" w:sz="0" w:space="0" w:color="auto"/>
        <w:bottom w:val="none" w:sz="0" w:space="0" w:color="auto"/>
        <w:right w:val="none" w:sz="0" w:space="0" w:color="auto"/>
      </w:divBdr>
    </w:div>
    <w:div w:id="1851096708">
      <w:bodyDiv w:val="1"/>
      <w:marLeft w:val="0"/>
      <w:marRight w:val="0"/>
      <w:marTop w:val="0"/>
      <w:marBottom w:val="0"/>
      <w:divBdr>
        <w:top w:val="none" w:sz="0" w:space="0" w:color="auto"/>
        <w:left w:val="none" w:sz="0" w:space="0" w:color="auto"/>
        <w:bottom w:val="none" w:sz="0" w:space="0" w:color="auto"/>
        <w:right w:val="none" w:sz="0" w:space="0" w:color="auto"/>
      </w:divBdr>
      <w:divsChild>
        <w:div w:id="1411124531">
          <w:marLeft w:val="0"/>
          <w:marRight w:val="0"/>
          <w:marTop w:val="0"/>
          <w:marBottom w:val="0"/>
          <w:divBdr>
            <w:top w:val="none" w:sz="0" w:space="0" w:color="auto"/>
            <w:left w:val="none" w:sz="0" w:space="0" w:color="auto"/>
            <w:bottom w:val="none" w:sz="0" w:space="0" w:color="auto"/>
            <w:right w:val="none" w:sz="0" w:space="0" w:color="auto"/>
          </w:divBdr>
          <w:divsChild>
            <w:div w:id="1457136127">
              <w:marLeft w:val="0"/>
              <w:marRight w:val="0"/>
              <w:marTop w:val="0"/>
              <w:marBottom w:val="0"/>
              <w:divBdr>
                <w:top w:val="none" w:sz="0" w:space="0" w:color="auto"/>
                <w:left w:val="none" w:sz="0" w:space="0" w:color="auto"/>
                <w:bottom w:val="none" w:sz="0" w:space="0" w:color="auto"/>
                <w:right w:val="none" w:sz="0" w:space="0" w:color="auto"/>
              </w:divBdr>
              <w:divsChild>
                <w:div w:id="2411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00080">
      <w:bodyDiv w:val="1"/>
      <w:marLeft w:val="0"/>
      <w:marRight w:val="0"/>
      <w:marTop w:val="0"/>
      <w:marBottom w:val="0"/>
      <w:divBdr>
        <w:top w:val="none" w:sz="0" w:space="0" w:color="auto"/>
        <w:left w:val="none" w:sz="0" w:space="0" w:color="auto"/>
        <w:bottom w:val="none" w:sz="0" w:space="0" w:color="auto"/>
        <w:right w:val="none" w:sz="0" w:space="0" w:color="auto"/>
      </w:divBdr>
    </w:div>
    <w:div w:id="1871382055">
      <w:bodyDiv w:val="1"/>
      <w:marLeft w:val="0"/>
      <w:marRight w:val="0"/>
      <w:marTop w:val="0"/>
      <w:marBottom w:val="0"/>
      <w:divBdr>
        <w:top w:val="none" w:sz="0" w:space="0" w:color="auto"/>
        <w:left w:val="none" w:sz="0" w:space="0" w:color="auto"/>
        <w:bottom w:val="none" w:sz="0" w:space="0" w:color="auto"/>
        <w:right w:val="none" w:sz="0" w:space="0" w:color="auto"/>
      </w:divBdr>
      <w:divsChild>
        <w:div w:id="895819254">
          <w:marLeft w:val="0"/>
          <w:marRight w:val="0"/>
          <w:marTop w:val="0"/>
          <w:marBottom w:val="0"/>
          <w:divBdr>
            <w:top w:val="none" w:sz="0" w:space="0" w:color="auto"/>
            <w:left w:val="none" w:sz="0" w:space="0" w:color="auto"/>
            <w:bottom w:val="none" w:sz="0" w:space="0" w:color="auto"/>
            <w:right w:val="none" w:sz="0" w:space="0" w:color="auto"/>
          </w:divBdr>
          <w:divsChild>
            <w:div w:id="1396665900">
              <w:marLeft w:val="0"/>
              <w:marRight w:val="0"/>
              <w:marTop w:val="0"/>
              <w:marBottom w:val="0"/>
              <w:divBdr>
                <w:top w:val="none" w:sz="0" w:space="0" w:color="auto"/>
                <w:left w:val="none" w:sz="0" w:space="0" w:color="auto"/>
                <w:bottom w:val="none" w:sz="0" w:space="0" w:color="auto"/>
                <w:right w:val="none" w:sz="0" w:space="0" w:color="auto"/>
              </w:divBdr>
              <w:divsChild>
                <w:div w:id="804589491">
                  <w:marLeft w:val="0"/>
                  <w:marRight w:val="0"/>
                  <w:marTop w:val="0"/>
                  <w:marBottom w:val="0"/>
                  <w:divBdr>
                    <w:top w:val="none" w:sz="0" w:space="0" w:color="auto"/>
                    <w:left w:val="none" w:sz="0" w:space="0" w:color="auto"/>
                    <w:bottom w:val="none" w:sz="0" w:space="0" w:color="auto"/>
                    <w:right w:val="none" w:sz="0" w:space="0" w:color="auto"/>
                  </w:divBdr>
                  <w:divsChild>
                    <w:div w:id="174896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44823">
      <w:bodyDiv w:val="1"/>
      <w:marLeft w:val="0"/>
      <w:marRight w:val="0"/>
      <w:marTop w:val="0"/>
      <w:marBottom w:val="0"/>
      <w:divBdr>
        <w:top w:val="none" w:sz="0" w:space="0" w:color="auto"/>
        <w:left w:val="none" w:sz="0" w:space="0" w:color="auto"/>
        <w:bottom w:val="none" w:sz="0" w:space="0" w:color="auto"/>
        <w:right w:val="none" w:sz="0" w:space="0" w:color="auto"/>
      </w:divBdr>
    </w:div>
    <w:div w:id="1885559224">
      <w:bodyDiv w:val="1"/>
      <w:marLeft w:val="0"/>
      <w:marRight w:val="0"/>
      <w:marTop w:val="0"/>
      <w:marBottom w:val="0"/>
      <w:divBdr>
        <w:top w:val="none" w:sz="0" w:space="0" w:color="auto"/>
        <w:left w:val="none" w:sz="0" w:space="0" w:color="auto"/>
        <w:bottom w:val="none" w:sz="0" w:space="0" w:color="auto"/>
        <w:right w:val="none" w:sz="0" w:space="0" w:color="auto"/>
      </w:divBdr>
    </w:div>
    <w:div w:id="1899169432">
      <w:bodyDiv w:val="1"/>
      <w:marLeft w:val="0"/>
      <w:marRight w:val="0"/>
      <w:marTop w:val="0"/>
      <w:marBottom w:val="0"/>
      <w:divBdr>
        <w:top w:val="none" w:sz="0" w:space="0" w:color="auto"/>
        <w:left w:val="none" w:sz="0" w:space="0" w:color="auto"/>
        <w:bottom w:val="none" w:sz="0" w:space="0" w:color="auto"/>
        <w:right w:val="none" w:sz="0" w:space="0" w:color="auto"/>
      </w:divBdr>
    </w:div>
    <w:div w:id="1902909814">
      <w:bodyDiv w:val="1"/>
      <w:marLeft w:val="0"/>
      <w:marRight w:val="0"/>
      <w:marTop w:val="0"/>
      <w:marBottom w:val="0"/>
      <w:divBdr>
        <w:top w:val="none" w:sz="0" w:space="0" w:color="auto"/>
        <w:left w:val="none" w:sz="0" w:space="0" w:color="auto"/>
        <w:bottom w:val="none" w:sz="0" w:space="0" w:color="auto"/>
        <w:right w:val="none" w:sz="0" w:space="0" w:color="auto"/>
      </w:divBdr>
    </w:div>
    <w:div w:id="1905334140">
      <w:bodyDiv w:val="1"/>
      <w:marLeft w:val="0"/>
      <w:marRight w:val="0"/>
      <w:marTop w:val="0"/>
      <w:marBottom w:val="0"/>
      <w:divBdr>
        <w:top w:val="none" w:sz="0" w:space="0" w:color="auto"/>
        <w:left w:val="none" w:sz="0" w:space="0" w:color="auto"/>
        <w:bottom w:val="none" w:sz="0" w:space="0" w:color="auto"/>
        <w:right w:val="none" w:sz="0" w:space="0" w:color="auto"/>
      </w:divBdr>
    </w:div>
    <w:div w:id="1910071007">
      <w:bodyDiv w:val="1"/>
      <w:marLeft w:val="0"/>
      <w:marRight w:val="0"/>
      <w:marTop w:val="0"/>
      <w:marBottom w:val="0"/>
      <w:divBdr>
        <w:top w:val="none" w:sz="0" w:space="0" w:color="auto"/>
        <w:left w:val="none" w:sz="0" w:space="0" w:color="auto"/>
        <w:bottom w:val="none" w:sz="0" w:space="0" w:color="auto"/>
        <w:right w:val="none" w:sz="0" w:space="0" w:color="auto"/>
      </w:divBdr>
    </w:div>
    <w:div w:id="1911230396">
      <w:bodyDiv w:val="1"/>
      <w:marLeft w:val="0"/>
      <w:marRight w:val="0"/>
      <w:marTop w:val="0"/>
      <w:marBottom w:val="0"/>
      <w:divBdr>
        <w:top w:val="none" w:sz="0" w:space="0" w:color="auto"/>
        <w:left w:val="none" w:sz="0" w:space="0" w:color="auto"/>
        <w:bottom w:val="none" w:sz="0" w:space="0" w:color="auto"/>
        <w:right w:val="none" w:sz="0" w:space="0" w:color="auto"/>
      </w:divBdr>
    </w:div>
    <w:div w:id="1917743126">
      <w:bodyDiv w:val="1"/>
      <w:marLeft w:val="0"/>
      <w:marRight w:val="0"/>
      <w:marTop w:val="0"/>
      <w:marBottom w:val="0"/>
      <w:divBdr>
        <w:top w:val="none" w:sz="0" w:space="0" w:color="auto"/>
        <w:left w:val="none" w:sz="0" w:space="0" w:color="auto"/>
        <w:bottom w:val="none" w:sz="0" w:space="0" w:color="auto"/>
        <w:right w:val="none" w:sz="0" w:space="0" w:color="auto"/>
      </w:divBdr>
    </w:div>
    <w:div w:id="1924103250">
      <w:bodyDiv w:val="1"/>
      <w:marLeft w:val="0"/>
      <w:marRight w:val="0"/>
      <w:marTop w:val="0"/>
      <w:marBottom w:val="0"/>
      <w:divBdr>
        <w:top w:val="none" w:sz="0" w:space="0" w:color="auto"/>
        <w:left w:val="none" w:sz="0" w:space="0" w:color="auto"/>
        <w:bottom w:val="none" w:sz="0" w:space="0" w:color="auto"/>
        <w:right w:val="none" w:sz="0" w:space="0" w:color="auto"/>
      </w:divBdr>
    </w:div>
    <w:div w:id="1939409111">
      <w:bodyDiv w:val="1"/>
      <w:marLeft w:val="0"/>
      <w:marRight w:val="0"/>
      <w:marTop w:val="0"/>
      <w:marBottom w:val="0"/>
      <w:divBdr>
        <w:top w:val="none" w:sz="0" w:space="0" w:color="auto"/>
        <w:left w:val="none" w:sz="0" w:space="0" w:color="auto"/>
        <w:bottom w:val="none" w:sz="0" w:space="0" w:color="auto"/>
        <w:right w:val="none" w:sz="0" w:space="0" w:color="auto"/>
      </w:divBdr>
    </w:div>
    <w:div w:id="1946883086">
      <w:bodyDiv w:val="1"/>
      <w:marLeft w:val="0"/>
      <w:marRight w:val="0"/>
      <w:marTop w:val="0"/>
      <w:marBottom w:val="0"/>
      <w:divBdr>
        <w:top w:val="none" w:sz="0" w:space="0" w:color="auto"/>
        <w:left w:val="none" w:sz="0" w:space="0" w:color="auto"/>
        <w:bottom w:val="none" w:sz="0" w:space="0" w:color="auto"/>
        <w:right w:val="none" w:sz="0" w:space="0" w:color="auto"/>
      </w:divBdr>
    </w:div>
    <w:div w:id="1969239627">
      <w:bodyDiv w:val="1"/>
      <w:marLeft w:val="0"/>
      <w:marRight w:val="0"/>
      <w:marTop w:val="0"/>
      <w:marBottom w:val="0"/>
      <w:divBdr>
        <w:top w:val="none" w:sz="0" w:space="0" w:color="auto"/>
        <w:left w:val="none" w:sz="0" w:space="0" w:color="auto"/>
        <w:bottom w:val="none" w:sz="0" w:space="0" w:color="auto"/>
        <w:right w:val="none" w:sz="0" w:space="0" w:color="auto"/>
      </w:divBdr>
    </w:div>
    <w:div w:id="1973709797">
      <w:bodyDiv w:val="1"/>
      <w:marLeft w:val="0"/>
      <w:marRight w:val="0"/>
      <w:marTop w:val="0"/>
      <w:marBottom w:val="0"/>
      <w:divBdr>
        <w:top w:val="none" w:sz="0" w:space="0" w:color="auto"/>
        <w:left w:val="none" w:sz="0" w:space="0" w:color="auto"/>
        <w:bottom w:val="none" w:sz="0" w:space="0" w:color="auto"/>
        <w:right w:val="none" w:sz="0" w:space="0" w:color="auto"/>
      </w:divBdr>
    </w:div>
    <w:div w:id="1976640418">
      <w:bodyDiv w:val="1"/>
      <w:marLeft w:val="0"/>
      <w:marRight w:val="0"/>
      <w:marTop w:val="0"/>
      <w:marBottom w:val="0"/>
      <w:divBdr>
        <w:top w:val="none" w:sz="0" w:space="0" w:color="auto"/>
        <w:left w:val="none" w:sz="0" w:space="0" w:color="auto"/>
        <w:bottom w:val="none" w:sz="0" w:space="0" w:color="auto"/>
        <w:right w:val="none" w:sz="0" w:space="0" w:color="auto"/>
      </w:divBdr>
    </w:div>
    <w:div w:id="1987006275">
      <w:bodyDiv w:val="1"/>
      <w:marLeft w:val="0"/>
      <w:marRight w:val="0"/>
      <w:marTop w:val="0"/>
      <w:marBottom w:val="0"/>
      <w:divBdr>
        <w:top w:val="none" w:sz="0" w:space="0" w:color="auto"/>
        <w:left w:val="none" w:sz="0" w:space="0" w:color="auto"/>
        <w:bottom w:val="none" w:sz="0" w:space="0" w:color="auto"/>
        <w:right w:val="none" w:sz="0" w:space="0" w:color="auto"/>
      </w:divBdr>
    </w:div>
    <w:div w:id="1988123878">
      <w:bodyDiv w:val="1"/>
      <w:marLeft w:val="0"/>
      <w:marRight w:val="0"/>
      <w:marTop w:val="0"/>
      <w:marBottom w:val="0"/>
      <w:divBdr>
        <w:top w:val="none" w:sz="0" w:space="0" w:color="auto"/>
        <w:left w:val="none" w:sz="0" w:space="0" w:color="auto"/>
        <w:bottom w:val="none" w:sz="0" w:space="0" w:color="auto"/>
        <w:right w:val="none" w:sz="0" w:space="0" w:color="auto"/>
      </w:divBdr>
    </w:div>
    <w:div w:id="2003391267">
      <w:bodyDiv w:val="1"/>
      <w:marLeft w:val="0"/>
      <w:marRight w:val="0"/>
      <w:marTop w:val="0"/>
      <w:marBottom w:val="0"/>
      <w:divBdr>
        <w:top w:val="none" w:sz="0" w:space="0" w:color="auto"/>
        <w:left w:val="none" w:sz="0" w:space="0" w:color="auto"/>
        <w:bottom w:val="none" w:sz="0" w:space="0" w:color="auto"/>
        <w:right w:val="none" w:sz="0" w:space="0" w:color="auto"/>
      </w:divBdr>
    </w:div>
    <w:div w:id="2007778203">
      <w:bodyDiv w:val="1"/>
      <w:marLeft w:val="0"/>
      <w:marRight w:val="0"/>
      <w:marTop w:val="0"/>
      <w:marBottom w:val="0"/>
      <w:divBdr>
        <w:top w:val="none" w:sz="0" w:space="0" w:color="auto"/>
        <w:left w:val="none" w:sz="0" w:space="0" w:color="auto"/>
        <w:bottom w:val="none" w:sz="0" w:space="0" w:color="auto"/>
        <w:right w:val="none" w:sz="0" w:space="0" w:color="auto"/>
      </w:divBdr>
    </w:div>
    <w:div w:id="2018144478">
      <w:bodyDiv w:val="1"/>
      <w:marLeft w:val="0"/>
      <w:marRight w:val="0"/>
      <w:marTop w:val="0"/>
      <w:marBottom w:val="0"/>
      <w:divBdr>
        <w:top w:val="none" w:sz="0" w:space="0" w:color="auto"/>
        <w:left w:val="none" w:sz="0" w:space="0" w:color="auto"/>
        <w:bottom w:val="none" w:sz="0" w:space="0" w:color="auto"/>
        <w:right w:val="none" w:sz="0" w:space="0" w:color="auto"/>
      </w:divBdr>
    </w:div>
    <w:div w:id="2060929657">
      <w:bodyDiv w:val="1"/>
      <w:marLeft w:val="0"/>
      <w:marRight w:val="0"/>
      <w:marTop w:val="0"/>
      <w:marBottom w:val="0"/>
      <w:divBdr>
        <w:top w:val="none" w:sz="0" w:space="0" w:color="auto"/>
        <w:left w:val="none" w:sz="0" w:space="0" w:color="auto"/>
        <w:bottom w:val="none" w:sz="0" w:space="0" w:color="auto"/>
        <w:right w:val="none" w:sz="0" w:space="0" w:color="auto"/>
      </w:divBdr>
    </w:div>
    <w:div w:id="2074039750">
      <w:bodyDiv w:val="1"/>
      <w:marLeft w:val="0"/>
      <w:marRight w:val="0"/>
      <w:marTop w:val="0"/>
      <w:marBottom w:val="0"/>
      <w:divBdr>
        <w:top w:val="none" w:sz="0" w:space="0" w:color="auto"/>
        <w:left w:val="none" w:sz="0" w:space="0" w:color="auto"/>
        <w:bottom w:val="none" w:sz="0" w:space="0" w:color="auto"/>
        <w:right w:val="none" w:sz="0" w:space="0" w:color="auto"/>
      </w:divBdr>
    </w:div>
    <w:div w:id="2080977221">
      <w:bodyDiv w:val="1"/>
      <w:marLeft w:val="0"/>
      <w:marRight w:val="0"/>
      <w:marTop w:val="0"/>
      <w:marBottom w:val="0"/>
      <w:divBdr>
        <w:top w:val="none" w:sz="0" w:space="0" w:color="auto"/>
        <w:left w:val="none" w:sz="0" w:space="0" w:color="auto"/>
        <w:bottom w:val="none" w:sz="0" w:space="0" w:color="auto"/>
        <w:right w:val="none" w:sz="0" w:space="0" w:color="auto"/>
      </w:divBdr>
      <w:divsChild>
        <w:div w:id="934939889">
          <w:marLeft w:val="0"/>
          <w:marRight w:val="0"/>
          <w:marTop w:val="0"/>
          <w:marBottom w:val="0"/>
          <w:divBdr>
            <w:top w:val="none" w:sz="0" w:space="0" w:color="auto"/>
            <w:left w:val="none" w:sz="0" w:space="0" w:color="auto"/>
            <w:bottom w:val="none" w:sz="0" w:space="0" w:color="auto"/>
            <w:right w:val="none" w:sz="0" w:space="0" w:color="auto"/>
          </w:divBdr>
          <w:divsChild>
            <w:div w:id="117988170">
              <w:marLeft w:val="0"/>
              <w:marRight w:val="0"/>
              <w:marTop w:val="0"/>
              <w:marBottom w:val="0"/>
              <w:divBdr>
                <w:top w:val="none" w:sz="0" w:space="0" w:color="auto"/>
                <w:left w:val="none" w:sz="0" w:space="0" w:color="auto"/>
                <w:bottom w:val="none" w:sz="0" w:space="0" w:color="auto"/>
                <w:right w:val="none" w:sz="0" w:space="0" w:color="auto"/>
              </w:divBdr>
              <w:divsChild>
                <w:div w:id="9615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053886">
      <w:bodyDiv w:val="1"/>
      <w:marLeft w:val="0"/>
      <w:marRight w:val="0"/>
      <w:marTop w:val="0"/>
      <w:marBottom w:val="0"/>
      <w:divBdr>
        <w:top w:val="none" w:sz="0" w:space="0" w:color="auto"/>
        <w:left w:val="none" w:sz="0" w:space="0" w:color="auto"/>
        <w:bottom w:val="none" w:sz="0" w:space="0" w:color="auto"/>
        <w:right w:val="none" w:sz="0" w:space="0" w:color="auto"/>
      </w:divBdr>
    </w:div>
    <w:div w:id="2097823820">
      <w:bodyDiv w:val="1"/>
      <w:marLeft w:val="0"/>
      <w:marRight w:val="0"/>
      <w:marTop w:val="0"/>
      <w:marBottom w:val="0"/>
      <w:divBdr>
        <w:top w:val="none" w:sz="0" w:space="0" w:color="auto"/>
        <w:left w:val="none" w:sz="0" w:space="0" w:color="auto"/>
        <w:bottom w:val="none" w:sz="0" w:space="0" w:color="auto"/>
        <w:right w:val="none" w:sz="0" w:space="0" w:color="auto"/>
      </w:divBdr>
    </w:div>
    <w:div w:id="2098280641">
      <w:bodyDiv w:val="1"/>
      <w:marLeft w:val="0"/>
      <w:marRight w:val="0"/>
      <w:marTop w:val="0"/>
      <w:marBottom w:val="0"/>
      <w:divBdr>
        <w:top w:val="none" w:sz="0" w:space="0" w:color="auto"/>
        <w:left w:val="none" w:sz="0" w:space="0" w:color="auto"/>
        <w:bottom w:val="none" w:sz="0" w:space="0" w:color="auto"/>
        <w:right w:val="none" w:sz="0" w:space="0" w:color="auto"/>
      </w:divBdr>
    </w:div>
    <w:div w:id="2109302142">
      <w:bodyDiv w:val="1"/>
      <w:marLeft w:val="0"/>
      <w:marRight w:val="0"/>
      <w:marTop w:val="0"/>
      <w:marBottom w:val="0"/>
      <w:divBdr>
        <w:top w:val="none" w:sz="0" w:space="0" w:color="auto"/>
        <w:left w:val="none" w:sz="0" w:space="0" w:color="auto"/>
        <w:bottom w:val="none" w:sz="0" w:space="0" w:color="auto"/>
        <w:right w:val="none" w:sz="0" w:space="0" w:color="auto"/>
      </w:divBdr>
    </w:div>
    <w:div w:id="2113357773">
      <w:bodyDiv w:val="1"/>
      <w:marLeft w:val="0"/>
      <w:marRight w:val="0"/>
      <w:marTop w:val="0"/>
      <w:marBottom w:val="0"/>
      <w:divBdr>
        <w:top w:val="none" w:sz="0" w:space="0" w:color="auto"/>
        <w:left w:val="none" w:sz="0" w:space="0" w:color="auto"/>
        <w:bottom w:val="none" w:sz="0" w:space="0" w:color="auto"/>
        <w:right w:val="none" w:sz="0" w:space="0" w:color="auto"/>
      </w:divBdr>
    </w:div>
    <w:div w:id="2117434435">
      <w:bodyDiv w:val="1"/>
      <w:marLeft w:val="0"/>
      <w:marRight w:val="0"/>
      <w:marTop w:val="0"/>
      <w:marBottom w:val="0"/>
      <w:divBdr>
        <w:top w:val="none" w:sz="0" w:space="0" w:color="auto"/>
        <w:left w:val="none" w:sz="0" w:space="0" w:color="auto"/>
        <w:bottom w:val="none" w:sz="0" w:space="0" w:color="auto"/>
        <w:right w:val="none" w:sz="0" w:space="0" w:color="auto"/>
      </w:divBdr>
    </w:div>
    <w:div w:id="2144611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tiff"/><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image" Target="media/image8.tiff"/><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image" Target="media/image11.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tiff"/><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RCo13</b:Tag>
    <b:SourceType>Misc</b:SourceType>
    <b:Guid>{B960B36B-837C-415E-9C46-A9316FE6ACC4}</b:Guid>
    <b:Author>
      <b:Author>
        <b:Corporate>R Core Team</b:Corporate>
      </b:Author>
    </b:Author>
    <b:Title>R: A Language and Environment for Statistical Computing</b:Title>
    <b:Year>2013</b:Year>
    <b:City>Vienna</b:City>
    <b:Publisher>R Foundation for Statistical Computing</b:Publisher>
    <b:CountryRegion>Austria</b:CountryRegion>
    <b:RefOrder>5</b:RefOrder>
  </b:Source>
  <b:Source>
    <b:Tag>Lam17</b:Tag>
    <b:SourceType>Book</b:SourceType>
    <b:Guid>{0F42D0AA-0B2A-4D06-B1E4-8492E7772E97}</b:Guid>
    <b:Title>Methods in Stream Ecology</b:Title>
    <b:Year>2017</b:Year>
    <b:City>San Diego</b:City>
    <b:Publisher>Elsevier</b:Publisher>
    <b:Author>
      <b:Author>
        <b:NameList>
          <b:Person>
            <b:Last>Lamberti</b:Last>
            <b:Middle>A.</b:Middle>
            <b:First>Gary</b:First>
          </b:Person>
          <b:Person>
            <b:Last>Hauer</b:Last>
            <b:Middle>Richard</b:Middle>
            <b:First>F.</b:First>
          </b:Person>
        </b:NameList>
      </b:Author>
    </b:Author>
    <b:StateProvince>CA</b:StateProvince>
    <b:CountryRegion>USA</b:CountryRegion>
    <b:Volume>2: Ecosysem Function</b:Volume>
    <b:RefOrder>6</b:RefOrder>
  </b:Source>
  <b:Source>
    <b:Tag>Hal18</b:Tag>
    <b:SourceType>JournalArticle</b:SourceType>
    <b:Guid>{BA430AFE-BD10-47DA-A5B0-5F80EC99F530}</b:Guid>
    <b:Title>Use of argon to measure gas exchange in turbulent mountain streams</b:Title>
    <b:Year>2018</b:Year>
    <b:JournalName>Biogeosciences</b:JournalName>
    <b:Pages>3085-3092</b:Pages>
    <b:Volume>15</b:Volume>
    <b:DOI>https://doi.org/10.5194/bg-15-3085-2018</b:DOI>
    <b:Author>
      <b:Author>
        <b:NameList>
          <b:Person>
            <b:Last>Hall Jr.</b:Last>
            <b:Middle>O.</b:Middle>
            <b:First>Robert</b:First>
          </b:Person>
          <b:Person>
            <b:Last>Madinger</b:Last>
            <b:Middle>L.</b:Middle>
            <b:First>Hilary</b:First>
          </b:Person>
        </b:NameList>
      </b:Author>
    </b:Author>
    <b:RefOrder>7</b:RefOrder>
  </b:Source>
  <b:Source>
    <b:Tag>Loc00</b:Tag>
    <b:SourceType>Report</b:SourceType>
    <b:Guid>{19DBAB74-0F47-4FED-9E8C-4C7AB492F741}</b:Guid>
    <b:Title>Stream fish population estimates by markand-recapture and depletion methods. Chapter 7 in Manual of Fisheries Survey Methods II: with periodic updates</b:Title>
    <b:Year>2000</b:Year>
    <b:Publisher>Michigan Department of Natural Resources, Fisheries Special Report 25</b:Publisher>
    <b:City>Ann Arbor</b:City>
    <b:Author>
      <b:Author>
        <b:NameList>
          <b:Person>
            <b:Last>Lockwood</b:Last>
            <b:Middle>N.</b:Middle>
            <b:First>Roger</b:First>
          </b:Person>
          <b:Person>
            <b:Last>Schneider</b:Last>
            <b:Middle>C.</b:Middle>
            <b:First>James</b:First>
          </b:Person>
        </b:NameList>
      </b:Author>
    </b:Author>
    <b:RefOrder>4</b:RefOrder>
  </b:Source>
  <b:Source>
    <b:Tag>Wol54</b:Tag>
    <b:SourceType>JournalArticle</b:SourceType>
    <b:Guid>{7DD0EDFC-C401-4D71-91F1-BF110F06B1F9}</b:Guid>
    <b:Title>A method of sampling coarse river-bed material</b:Title>
    <b:Year>1954</b:Year>
    <b:Author>
      <b:Author>
        <b:NameList>
          <b:Person>
            <b:Last>Wolman</b:Last>
            <b:Middle>M.</b:Middle>
            <b:First>Gordon</b:First>
          </b:Person>
        </b:NameList>
      </b:Author>
    </b:Author>
    <b:Pages>951-956</b:Pages>
    <b:DOI>10.1029/TR035i006p00951.</b:DOI>
    <b:JournalName>Eos Transactions American Geophysical Union </b:JournalName>
    <b:Volume>35</b:Volume>
    <b:Issue>6</b:Issue>
    <b:RefOrder>3</b:RefOrder>
  </b:Source>
  <b:Source>
    <b:Tag>Ran82</b:Tag>
    <b:SourceType>Report</b:SourceType>
    <b:Guid>{EF1B4075-6353-4B1B-9B14-F0A0771F71D6}</b:Guid>
    <b:Title>Measurement and computation of streamflow: Volume 1. Measurement of stage and discharge</b:Title>
    <b:Year>1982</b:Year>
    <b:Publisher>U.S. Geological Survey</b:Publisher>
    <b:City>Washington</b:City>
    <b:Author>
      <b:Author>
        <b:NameList>
          <b:Person>
            <b:Last>Rantz</b:Last>
            <b:Middle>E.</b:Middle>
            <b:First>S.</b:First>
          </b:Person>
        </b:NameList>
      </b:Author>
    </b:Author>
    <b:ThesisType>Water-Supply Paper 2175</b:ThesisType>
    <b:Volume>1</b:Volume>
    <b:RefOrder>9</b:RefOrder>
  </b:Source>
  <b:Source>
    <b:Tag>Hal15</b:Tag>
    <b:SourceType>JournalArticle</b:SourceType>
    <b:Guid>{76AEECD7-F5F5-4AD4-A503-15E8FC2957F9}</b:Guid>
    <b:Title>Turbidity, light, temperature, and hydropeaking control primary productivity in the Colorado River, Grand Canyon</b:Title>
    <b:Year>2015</b:Year>
    <b:JournalName>Limnology and Oceanography</b:JournalName>
    <b:Pages>512-526</b:Pages>
    <b:Author>
      <b:Author>
        <b:NameList>
          <b:Person>
            <b:Last>Hall Jr.</b:Last>
            <b:Middle>O.</b:Middle>
            <b:First>Robert</b:First>
          </b:Person>
          <b:Person>
            <b:Last>Yackulic</b:Last>
            <b:Middle>B.</b:Middle>
            <b:First>Charles</b:First>
          </b:Person>
          <b:Person>
            <b:Last>Kennedy</b:Last>
            <b:Middle>A.</b:Middle>
            <b:First>Theodore</b:First>
          </b:Person>
          <b:Person>
            <b:Last>Yard</b:Last>
            <b:Middle>D.</b:Middle>
            <b:First>Michael</b:First>
          </b:Person>
          <b:Person>
            <b:Last>Rosi-Marshall</b:Last>
            <b:Middle>J.</b:Middle>
            <b:First>Emma</b:First>
          </b:Person>
          <b:Person>
            <b:Last>Voichick</b:Last>
            <b:Middle>Nicholas</b:Middle>
          </b:Person>
          <b:Person>
            <b:Last>Behn</b:Last>
            <b:Middle>E.</b:Middle>
            <b:First>Kathrine</b:First>
          </b:Person>
        </b:NameList>
      </b:Author>
    </b:Author>
    <b:Issue>60</b:Issue>
    <b:DOI>10.1002/lno.10031</b:DOI>
    <b:RefOrder>10</b:RefOrder>
  </b:Source>
  <b:Source>
    <b:Tag>USB18</b:Tag>
    <b:SourceType>InternetSite</b:SourceType>
    <b:Guid>{01CA6DBB-324D-4A96-ADE6-C573B1840BCB}</b:Guid>
    <b:Title>Hydromet</b:Title>
    <b:Year>2018</b:Year>
    <b:InternetSiteTitle>Pacific Norhtwest Region</b:InternetSiteTitle>
    <b:Month>2</b:Month>
    <b:Day>8</b:Day>
    <b:URL>https://www.usbr.gov/pn/hydromet/wygraph.html?list=tnaw%20q&amp;daily=tnaw%20qd</b:URL>
    <b:Author>
      <b:Author>
        <b:Corporate>US Bureau of Reclamation</b:Corporate>
      </b:Author>
    </b:Author>
    <b:YearAccessed>2019</b:YearAccessed>
    <b:MonthAccessed>1</b:MonthAccessed>
    <b:DayAccessed>29</b:DayAccessed>
    <b:RefOrder>2</b:RefOrder>
  </b:Source>
  <b:Source>
    <b:Tag>Sea12</b:Tag>
    <b:SourceType>Misc</b:SourceType>
    <b:Guid>{631C5A7E-52BB-45FF-BDA8-187996021753}</b:Guid>
    <b:Title>Seal Analytical AQ1 method</b:Title>
    <b:Year>2012</b:Year>
    <b:Author>
      <b:Author>
        <b:Corporate>EPA-103-B Rev. 1</b:Corporate>
      </b:Author>
    </b:Author>
    <b:ThesisType>Methods</b:ThesisType>
    <b:PublicationTitle>Ammonia-N in Drinking and Surface Waters, Domestic and Industrial Wastes</b:PublicationTitle>
    <b:RefOrder>11</b:RefOrder>
  </b:Source>
  <b:Source>
    <b:Tag>EPA16</b:Tag>
    <b:SourceType>Misc</b:SourceType>
    <b:Guid>{FA7C0EAB-E251-4CA8-8847-32F9394EAAD0}</b:Guid>
    <b:Author>
      <b:Author>
        <b:Corporate>EPA-155-B Rev. 0</b:Corporate>
      </b:Author>
    </b:Author>
    <b:Title>Seal Analytical AQ1 method</b:Title>
    <b:PublicationTitle>O-Phosphate-P in Drinking, Saline and Surface Waters, Domestic and Industrial Wastes</b:PublicationTitle>
    <b:Year>2016</b:Year>
    <b:RefOrder>12</b:RefOrder>
  </b:Source>
  <b:Source>
    <b:Tag>EPA</b:Tag>
    <b:SourceType>Misc</b:SourceType>
    <b:Guid>{2D4D595B-406D-4D23-873C-1F7E3C39720E}</b:Guid>
    <b:Author>
      <b:Author>
        <b:Corporate>EPA-127-B Rev. 1</b:Corporate>
      </b:Author>
    </b:Author>
    <b:Title>Seal Analytical AQ1 method</b:Title>
    <b:PublicationTitle>Nitrate-N + Nitrite-N in Drinking and Surface Waters, Domestic and Industrial Wastes</b:PublicationTitle>
    <b:RefOrder>13</b:RefOrder>
  </b:Source>
  <b:Source>
    <b:Tag>Bat15</b:Tag>
    <b:SourceType>JournalArticle</b:SourceType>
    <b:Guid>{475DE3A1-5AF3-4D42-A102-7CFB3AC59B85}</b:Guid>
    <b:Title>Fitting Linear Mixed-Effects Models Using lme4</b:Title>
    <b:Year>2015</b:Year>
    <b:Author>
      <b:Author>
        <b:NameList>
          <b:Person>
            <b:Last>Bates</b:Last>
            <b:Middle>Douglas</b:Middle>
          </b:Person>
          <b:Person>
            <b:Last>Maechler</b:Last>
            <b:First>Martin</b:First>
          </b:Person>
          <b:Person>
            <b:Last>Bolker</b:Last>
            <b:First>Ben</b:First>
          </b:Person>
          <b:Person>
            <b:Last>Walker</b:Last>
            <b:First>Steve</b:First>
          </b:Person>
        </b:NameList>
      </b:Author>
    </b:Author>
    <b:JournalName>Journal of Statistical Software</b:JournalName>
    <b:Pages>1-48</b:Pages>
    <b:Volume>67</b:Volume>
    <b:Issue>67</b:Issue>
    <b:DOI>10.18637/jss.v067.i01</b:DOI>
    <b:RefOrder>8</b:RefOrder>
  </b:Source>
  <b:Source>
    <b:Tag>Wei02</b:Tag>
    <b:SourceType>JournalArticle</b:SourceType>
    <b:Guid>{1F0EC9D1-8146-4DF0-AB34-27C42727C8DF}</b:Guid>
    <b:Title>A Model Using Phenotypic Characteristics to Detect Introgressive Hybridization in Wild Westslope Cutthroat Trout and Rainbow Trout</b:Title>
    <b:JournalName>Transactions of the American Fisheries Society</b:JournalName>
    <b:Year>2002</b:Year>
    <b:Pages>389-403</b:Pages>
    <b:Author>
      <b:Author>
        <b:NameList>
          <b:Person>
            <b:Last>Weigel</b:Last>
            <b:Middle>E.</b:Middle>
            <b:First>Dana</b:First>
          </b:Person>
          <b:Person>
            <b:Last>Peterson</b:Last>
            <b:Middle>T.</b:Middle>
            <b:First>James</b:First>
          </b:Person>
          <b:Person>
            <b:Last>Spruell</b:Last>
            <b:First>Paul</b:First>
          </b:Person>
        </b:NameList>
      </b:Author>
    </b:Author>
    <b:Volume>131</b:Volume>
    <b:Issue>3</b:Issue>
    <b:DOI>10.1577/1548-8659(2002)131&lt;0389:AMUPCT&gt;2.0.CO;2</b:DOI>
    <b:RefOrder>1</b:RefOrder>
  </b:Source>
</b:Sources>
</file>

<file path=customXml/itemProps1.xml><?xml version="1.0" encoding="utf-8"?>
<ds:datastoreItem xmlns:ds="http://schemas.openxmlformats.org/officeDocument/2006/customXml" ds:itemID="{2B1A4118-B4C6-4C25-AA91-5785102C0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10445</TotalTime>
  <Pages>19</Pages>
  <Words>3441</Words>
  <Characters>19615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Kugel</dc:creator>
  <cp:keywords/>
  <dc:description/>
  <cp:lastModifiedBy>Zach Lessig</cp:lastModifiedBy>
  <cp:revision>17</cp:revision>
  <cp:lastPrinted>2018-05-25T06:00:00Z</cp:lastPrinted>
  <dcterms:created xsi:type="dcterms:W3CDTF">2019-01-15T17:40:00Z</dcterms:created>
  <dcterms:modified xsi:type="dcterms:W3CDTF">2019-02-08T21:17:00Z</dcterms:modified>
</cp:coreProperties>
</file>